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FC1" w:rsidRPr="00407DA7" w:rsidRDefault="00A14FC1" w:rsidP="00407DA7">
      <w:pPr>
        <w:pStyle w:val="paragraph"/>
        <w:spacing w:before="0" w:after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0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</w:pPr>
      <w:r w:rsidRPr="00407DA7">
        <w:rPr>
          <w:rStyle w:val="normaltextrun"/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1" w:author="Александр" w:date="2023-11-15T16:27:00Z">
            <w:rPr>
              <w:rStyle w:val="normaltextrun"/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Министерство науки и высшего образования Российской Федерации</w:t>
      </w:r>
      <w:r w:rsidRPr="00407DA7">
        <w:rPr>
          <w:rStyle w:val="eop"/>
          <w:rFonts w:ascii="Times New Roman" w:hAnsi="Times New Roman" w:cs="Times New Roman"/>
          <w:color w:val="0D0D0D" w:themeColor="text1" w:themeTint="F2"/>
          <w:sz w:val="28"/>
          <w:szCs w:val="28"/>
          <w:rPrChange w:id="2" w:author="Александр" w:date="2023-11-15T16:27:00Z">
            <w:rPr>
              <w:rStyle w:val="eop"/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t> </w:t>
      </w:r>
    </w:p>
    <w:p w:rsidR="00A14FC1" w:rsidRPr="00407DA7" w:rsidRDefault="00A14FC1" w:rsidP="00407DA7">
      <w:pPr>
        <w:pStyle w:val="paragraph"/>
        <w:spacing w:before="0" w:after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3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4" w:author="Александр" w:date="2023-11-15T16:27:00Z">
          <w:pPr>
            <w:pStyle w:val="paragraph"/>
            <w:spacing w:before="0" w:after="0" w:line="360" w:lineRule="auto"/>
            <w:jc w:val="center"/>
          </w:pPr>
        </w:pPrChange>
      </w:pPr>
      <w:r w:rsidRPr="00407DA7">
        <w:rPr>
          <w:rStyle w:val="normaltextrun"/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5" w:author="Александр" w:date="2023-11-15T16:27:00Z">
            <w:rPr>
              <w:rStyle w:val="normaltextrun"/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«Тюменский государственный университет»</w:t>
      </w:r>
      <w:r w:rsidRPr="00407DA7">
        <w:rPr>
          <w:rStyle w:val="eop"/>
          <w:rFonts w:ascii="Times New Roman" w:hAnsi="Times New Roman" w:cs="Times New Roman"/>
          <w:color w:val="0D0D0D" w:themeColor="text1" w:themeTint="F2"/>
          <w:sz w:val="28"/>
          <w:szCs w:val="28"/>
          <w:rPrChange w:id="6" w:author="Александр" w:date="2023-11-15T16:27:00Z">
            <w:rPr>
              <w:rStyle w:val="eop"/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t> </w:t>
      </w:r>
    </w:p>
    <w:p w:rsidR="00A14FC1" w:rsidRPr="00407DA7" w:rsidRDefault="00A14FC1" w:rsidP="00407DA7">
      <w:pPr>
        <w:pStyle w:val="paragraph"/>
        <w:spacing w:before="0" w:after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7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8" w:author="Александр" w:date="2023-11-15T16:27:00Z">
          <w:pPr>
            <w:pStyle w:val="paragraph"/>
            <w:spacing w:before="0" w:after="0" w:line="360" w:lineRule="auto"/>
            <w:jc w:val="center"/>
          </w:pPr>
        </w:pPrChange>
      </w:pPr>
      <w:r w:rsidRPr="00407DA7">
        <w:rPr>
          <w:rStyle w:val="normaltextrun"/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9" w:author="Александр" w:date="2023-11-15T16:27:00Z">
            <w:rPr>
              <w:rStyle w:val="normaltextrun"/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Институт математики и компьютерных наук</w:t>
      </w:r>
      <w:r w:rsidRPr="00407DA7">
        <w:rPr>
          <w:rStyle w:val="eop"/>
          <w:rFonts w:ascii="Times New Roman" w:hAnsi="Times New Roman" w:cs="Times New Roman"/>
          <w:color w:val="0D0D0D" w:themeColor="text1" w:themeTint="F2"/>
          <w:sz w:val="28"/>
          <w:szCs w:val="28"/>
          <w:rPrChange w:id="10" w:author="Александр" w:date="2023-11-15T16:27:00Z">
            <w:rPr>
              <w:rStyle w:val="eop"/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t> </w:t>
      </w:r>
    </w:p>
    <w:p w:rsidR="00A14FC1" w:rsidRPr="00407DA7" w:rsidRDefault="00A14FC1" w:rsidP="00407DA7">
      <w:pPr>
        <w:pStyle w:val="paragraph"/>
        <w:spacing w:before="0" w:after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11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12" w:author="Александр" w:date="2023-11-15T16:27:00Z">
          <w:pPr>
            <w:pStyle w:val="paragraph"/>
            <w:spacing w:before="0" w:after="0" w:line="360" w:lineRule="auto"/>
            <w:jc w:val="center"/>
          </w:pPr>
        </w:pPrChange>
      </w:pPr>
      <w:r w:rsidRPr="00407DA7">
        <w:rPr>
          <w:rStyle w:val="normaltextrun"/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13" w:author="Александр" w:date="2023-11-15T16:27:00Z">
            <w:rPr>
              <w:rStyle w:val="normaltextrun"/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Кафедра информационных систем</w:t>
      </w:r>
      <w:r w:rsidRPr="00407DA7">
        <w:rPr>
          <w:rStyle w:val="eop"/>
          <w:rFonts w:ascii="Times New Roman" w:hAnsi="Times New Roman" w:cs="Times New Roman"/>
          <w:color w:val="0D0D0D" w:themeColor="text1" w:themeTint="F2"/>
          <w:sz w:val="28"/>
          <w:szCs w:val="28"/>
          <w:rPrChange w:id="14" w:author="Александр" w:date="2023-11-15T16:27:00Z">
            <w:rPr>
              <w:rStyle w:val="eop"/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t> </w:t>
      </w:r>
    </w:p>
    <w:p w:rsidR="00A14FC1" w:rsidRPr="00407DA7" w:rsidRDefault="00A14FC1" w:rsidP="00407DA7">
      <w:pPr>
        <w:pStyle w:val="Standard"/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15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16" w:author="Александр" w:date="2023-11-15T16:27:00Z">
          <w:pPr>
            <w:pStyle w:val="Standard"/>
            <w:spacing w:line="360" w:lineRule="auto"/>
            <w:jc w:val="center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17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18" w:author="Александр" w:date="2023-11-15T16:27:00Z">
          <w:pPr>
            <w:pStyle w:val="Standard"/>
            <w:spacing w:line="360" w:lineRule="auto"/>
            <w:jc w:val="center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19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20" w:author="Александр" w:date="2023-11-15T16:27:00Z">
          <w:pPr>
            <w:pStyle w:val="Standard"/>
            <w:spacing w:line="360" w:lineRule="auto"/>
            <w:jc w:val="center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21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22" w:author="Александр" w:date="2023-11-15T16:27:00Z">
          <w:pPr>
            <w:pStyle w:val="Standard"/>
            <w:spacing w:line="360" w:lineRule="auto"/>
            <w:jc w:val="center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23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24" w:author="Александр" w:date="2023-11-15T16:27:00Z">
          <w:pPr>
            <w:pStyle w:val="Standard"/>
            <w:spacing w:line="360" w:lineRule="auto"/>
            <w:jc w:val="center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25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26" w:author="Александр" w:date="2023-11-15T16:27:00Z">
          <w:pPr>
            <w:pStyle w:val="Standard"/>
            <w:spacing w:line="360" w:lineRule="auto"/>
            <w:jc w:val="center"/>
          </w:pPr>
        </w:pPrChange>
      </w:pPr>
    </w:p>
    <w:p w:rsidR="00A14FC1" w:rsidRPr="00407DA7" w:rsidRDefault="00A14FC1" w:rsidP="00407DA7">
      <w:pPr>
        <w:spacing w:line="360" w:lineRule="auto"/>
        <w:ind w:right="283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27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pPrChange w:id="28" w:author="Александр" w:date="2023-11-15T16:27:00Z">
          <w:pPr>
            <w:spacing w:line="360" w:lineRule="auto"/>
            <w:ind w:right="283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29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t>ОТЧЁТ ПО ЛАБОРАТОРНОЙ РАБОТЕ № 4</w:t>
      </w:r>
    </w:p>
    <w:p w:rsidR="00A14FC1" w:rsidRPr="00407DA7" w:rsidRDefault="00A14FC1" w:rsidP="00407DA7">
      <w:pPr>
        <w:spacing w:line="360" w:lineRule="auto"/>
        <w:ind w:right="283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0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pPrChange w:id="31" w:author="Александр" w:date="2023-11-15T16:27:00Z">
          <w:pPr>
            <w:spacing w:line="360" w:lineRule="auto"/>
            <w:ind w:right="283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2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t>по дисциплине: «Логистические информационные системы»</w:t>
      </w:r>
    </w:p>
    <w:p w:rsidR="00A14FC1" w:rsidRPr="00407DA7" w:rsidRDefault="00A14FC1" w:rsidP="00407DA7">
      <w:pPr>
        <w:spacing w:line="360" w:lineRule="auto"/>
        <w:ind w:right="283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3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pPrChange w:id="34" w:author="Александр" w:date="2023-11-15T16:27:00Z">
          <w:pPr>
            <w:spacing w:line="360" w:lineRule="auto"/>
            <w:ind w:right="283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5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t>на тему: «Форма регистрации</w:t>
      </w:r>
      <w:ins w:id="36" w:author="Александр" w:date="2023-11-15T16:29:00Z">
        <w:r w:rsidR="002A5036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 xml:space="preserve"> сайта РЖД</w:t>
        </w:r>
      </w:ins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7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rPrChange>
        </w:rPr>
        <w:t>»</w:t>
      </w:r>
    </w:p>
    <w:p w:rsidR="00A14FC1" w:rsidRPr="00407DA7" w:rsidRDefault="00A14FC1" w:rsidP="00407DA7">
      <w:pPr>
        <w:pStyle w:val="Standard"/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38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39" w:author="Александр" w:date="2023-11-15T16:27:00Z">
          <w:pPr>
            <w:pStyle w:val="Standard"/>
            <w:spacing w:line="360" w:lineRule="auto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40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41" w:author="Александр" w:date="2023-11-15T16:27:00Z">
          <w:pPr>
            <w:pStyle w:val="Standard"/>
            <w:spacing w:line="360" w:lineRule="auto"/>
            <w:jc w:val="center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ind w:firstLine="5812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42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43" w:author="Александр" w:date="2023-11-15T16:27:00Z">
          <w:pPr>
            <w:pStyle w:val="Standard"/>
            <w:spacing w:line="360" w:lineRule="auto"/>
            <w:ind w:firstLine="5812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44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Выполнил:</w:t>
      </w:r>
    </w:p>
    <w:p w:rsidR="00A14FC1" w:rsidRPr="00407DA7" w:rsidRDefault="00A14FC1" w:rsidP="00407DA7">
      <w:pPr>
        <w:pStyle w:val="Standard"/>
        <w:spacing w:line="360" w:lineRule="auto"/>
        <w:ind w:firstLine="5812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45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46" w:author="Александр" w:date="2023-11-15T16:27:00Z">
          <w:pPr>
            <w:pStyle w:val="Standard"/>
            <w:spacing w:line="360" w:lineRule="auto"/>
            <w:ind w:firstLine="5812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47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Студент 3 курса</w:t>
      </w:r>
    </w:p>
    <w:p w:rsidR="00A14FC1" w:rsidRPr="00407DA7" w:rsidRDefault="00A14FC1" w:rsidP="00407DA7">
      <w:pPr>
        <w:pStyle w:val="Standard"/>
        <w:spacing w:line="360" w:lineRule="auto"/>
        <w:ind w:firstLine="5812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48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49" w:author="Александр" w:date="2023-11-15T16:27:00Z">
          <w:pPr>
            <w:pStyle w:val="Standard"/>
            <w:spacing w:line="360" w:lineRule="auto"/>
            <w:ind w:firstLine="5812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50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группы ПИ-21.02,</w:t>
      </w:r>
    </w:p>
    <w:p w:rsidR="00A14FC1" w:rsidRPr="00407DA7" w:rsidRDefault="00A14FC1" w:rsidP="00407DA7">
      <w:pPr>
        <w:pStyle w:val="Standard"/>
        <w:spacing w:line="360" w:lineRule="auto"/>
        <w:ind w:firstLine="5812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51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52" w:author="Александр" w:date="2023-11-15T16:27:00Z">
          <w:pPr>
            <w:pStyle w:val="Standard"/>
            <w:spacing w:line="360" w:lineRule="auto"/>
            <w:ind w:firstLine="5812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53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Карпов А.А.</w:t>
      </w:r>
    </w:p>
    <w:p w:rsidR="00A14FC1" w:rsidRPr="00407DA7" w:rsidRDefault="00A14FC1" w:rsidP="00407DA7">
      <w:pPr>
        <w:pStyle w:val="Standard"/>
        <w:spacing w:line="360" w:lineRule="auto"/>
        <w:ind w:left="326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54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55" w:author="Александр" w:date="2023-11-15T16:27:00Z">
          <w:pPr>
            <w:pStyle w:val="Standard"/>
            <w:spacing w:line="360" w:lineRule="auto"/>
            <w:ind w:left="3261"/>
            <w:jc w:val="center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ind w:left="3261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56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57" w:author="Александр" w:date="2023-11-15T16:27:00Z">
          <w:pPr>
            <w:pStyle w:val="Standard"/>
            <w:spacing w:line="360" w:lineRule="auto"/>
            <w:ind w:left="3261"/>
            <w:jc w:val="center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ind w:firstLine="5812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58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59" w:author="Александр" w:date="2023-11-15T16:27:00Z">
          <w:pPr>
            <w:pStyle w:val="Standard"/>
            <w:spacing w:line="360" w:lineRule="auto"/>
            <w:ind w:firstLine="5812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60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Проверил:</w:t>
      </w:r>
    </w:p>
    <w:p w:rsidR="00A14FC1" w:rsidRPr="00407DA7" w:rsidRDefault="00A14FC1" w:rsidP="00407DA7">
      <w:pPr>
        <w:pStyle w:val="Standard"/>
        <w:spacing w:line="360" w:lineRule="auto"/>
        <w:ind w:firstLine="5812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61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62" w:author="Александр" w:date="2023-11-15T16:27:00Z">
          <w:pPr>
            <w:pStyle w:val="Standard"/>
            <w:spacing w:line="360" w:lineRule="auto"/>
            <w:ind w:firstLine="5812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63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Доцент кафедры</w:t>
      </w:r>
    </w:p>
    <w:p w:rsidR="00A14FC1" w:rsidRPr="00407DA7" w:rsidRDefault="00A14FC1" w:rsidP="00407DA7">
      <w:pPr>
        <w:pStyle w:val="Standard"/>
        <w:tabs>
          <w:tab w:val="right" w:pos="9356"/>
        </w:tabs>
        <w:spacing w:line="360" w:lineRule="auto"/>
        <w:ind w:firstLine="5812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64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65" w:author="Александр" w:date="2023-11-15T16:27:00Z">
          <w:pPr>
            <w:pStyle w:val="Standard"/>
            <w:tabs>
              <w:tab w:val="right" w:pos="9356"/>
            </w:tabs>
            <w:spacing w:line="360" w:lineRule="auto"/>
            <w:ind w:firstLine="5812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66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информационных систем,</w:t>
      </w:r>
    </w:p>
    <w:p w:rsidR="00A14FC1" w:rsidRPr="00407DA7" w:rsidRDefault="00A14FC1" w:rsidP="00407DA7">
      <w:pPr>
        <w:pStyle w:val="Standard"/>
        <w:spacing w:line="360" w:lineRule="auto"/>
        <w:ind w:firstLine="5812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67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68" w:author="Александр" w:date="2023-11-15T16:27:00Z">
          <w:pPr>
            <w:pStyle w:val="Standard"/>
            <w:spacing w:line="360" w:lineRule="auto"/>
            <w:ind w:firstLine="5812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69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Полищук И.Н.</w:t>
      </w:r>
    </w:p>
    <w:p w:rsidR="00A14FC1" w:rsidRPr="00407DA7" w:rsidRDefault="00A14FC1" w:rsidP="00407DA7">
      <w:pPr>
        <w:pStyle w:val="Standard"/>
        <w:spacing w:line="360" w:lineRule="auto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70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71" w:author="Александр" w:date="2023-11-15T16:27:00Z">
          <w:pPr>
            <w:pStyle w:val="Standard"/>
            <w:spacing w:line="360" w:lineRule="auto"/>
            <w:jc w:val="right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72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73" w:author="Александр" w:date="2023-11-15T16:27:00Z">
          <w:pPr>
            <w:pStyle w:val="Standard"/>
            <w:spacing w:line="360" w:lineRule="auto"/>
            <w:jc w:val="right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74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75" w:author="Александр" w:date="2023-11-15T16:27:00Z">
          <w:pPr>
            <w:pStyle w:val="Standard"/>
            <w:spacing w:line="360" w:lineRule="auto"/>
            <w:jc w:val="right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76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77" w:author="Александр" w:date="2023-11-15T16:27:00Z">
          <w:pPr>
            <w:pStyle w:val="Standard"/>
            <w:spacing w:line="360" w:lineRule="auto"/>
          </w:pPr>
        </w:pPrChange>
      </w:pPr>
    </w:p>
    <w:p w:rsidR="00A14FC1" w:rsidRPr="00407DA7" w:rsidRDefault="00A14FC1" w:rsidP="00407DA7">
      <w:pPr>
        <w:pStyle w:val="Standard"/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78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pPrChange w:id="79" w:author="Александр" w:date="2023-11-15T16:27:00Z">
          <w:pPr>
            <w:pStyle w:val="Standard"/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  <w:rPrChange w:id="80" w:author="Александр" w:date="2023-11-15T16:27:00Z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rPrChange>
        </w:rPr>
        <w:t>Тюмень, 2023 год</w:t>
      </w:r>
    </w:p>
    <w:sdt>
      <w:sdtPr>
        <w:rPr>
          <w:rFonts w:ascii="Times New Roman" w:hAnsi="Times New Roman" w:cs="Times New Roman"/>
          <w:color w:val="0D0D0D" w:themeColor="text1" w:themeTint="F2"/>
          <w:sz w:val="28"/>
          <w:szCs w:val="28"/>
          <w:rPrChange w:id="8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id w:val="-51986219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0D0D0D" w:themeColor="text1" w:themeTint="F2"/>
          <w:lang w:eastAsia="en-US"/>
          <w:rPrChange w:id="82" w:author="Александр" w:date="2023-11-15T16:27:00Z">
            <w:rPr/>
          </w:rPrChange>
        </w:rPr>
      </w:sdtEndPr>
      <w:sdtContent>
        <w:p w:rsidR="00A14FC1" w:rsidRDefault="00A14FC1" w:rsidP="00407DA7">
          <w:pPr>
            <w:pStyle w:val="a3"/>
            <w:spacing w:line="360" w:lineRule="auto"/>
            <w:jc w:val="center"/>
            <w:rPr>
              <w:ins w:id="83" w:author="Александр" w:date="2023-11-15T16:27:00Z"/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pPrChange w:id="84" w:author="Александр" w:date="2023-11-15T16:27:00Z">
              <w:pPr>
                <w:pStyle w:val="a3"/>
                <w:spacing w:line="360" w:lineRule="auto"/>
              </w:pPr>
            </w:pPrChange>
          </w:pPr>
          <w:del w:id="85" w:author="Александр" w:date="2023-11-15T16:25:00Z">
            <w:r w:rsidRPr="00407DA7" w:rsidDel="00407DA7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rPrChange w:id="86" w:author="Александр" w:date="2023-11-15T16:27:00Z">
                  <w:rPr>
                    <w:rFonts w:ascii="Times New Roman" w:hAnsi="Times New Roman" w:cs="Times New Roman"/>
                    <w:sz w:val="28"/>
                    <w:szCs w:val="28"/>
                  </w:rPr>
                </w:rPrChange>
              </w:rPr>
              <w:delText>Оглавление</w:delText>
            </w:r>
          </w:del>
          <w:ins w:id="87" w:author="Александр" w:date="2023-11-15T16:25:00Z">
            <w:r w:rsidR="00407DA7" w:rsidRPr="00407DA7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rPrChange w:id="88" w:author="Александр" w:date="2023-11-15T16:27:00Z">
                  <w:rPr>
                    <w:rFonts w:ascii="Times New Roman" w:hAnsi="Times New Roman" w:cs="Times New Roman"/>
                    <w:sz w:val="28"/>
                    <w:szCs w:val="28"/>
                  </w:rPr>
                </w:rPrChange>
              </w:rPr>
              <w:t>СОДЕРЖАНИЕ</w:t>
            </w:r>
          </w:ins>
        </w:p>
        <w:p w:rsidR="00407DA7" w:rsidRPr="00407DA7" w:rsidRDefault="00407DA7" w:rsidP="00407DA7">
          <w:pPr>
            <w:rPr>
              <w:lang w:eastAsia="ru-RU"/>
              <w:rPrChange w:id="89" w:author="Александр" w:date="2023-11-15T16:27:00Z">
                <w:rPr>
                  <w:rFonts w:ascii="Times New Roman" w:hAnsi="Times New Roman" w:cs="Times New Roman"/>
                  <w:sz w:val="28"/>
                  <w:szCs w:val="28"/>
                </w:rPr>
              </w:rPrChange>
            </w:rPr>
            <w:pPrChange w:id="90" w:author="Александр" w:date="2023-11-15T16:27:00Z">
              <w:pPr>
                <w:pStyle w:val="a3"/>
                <w:spacing w:line="360" w:lineRule="auto"/>
              </w:pPr>
            </w:pPrChange>
          </w:pPr>
        </w:p>
        <w:p w:rsidR="00407DA7" w:rsidRPr="00407DA7" w:rsidRDefault="00A14FC1" w:rsidP="00407DA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ins w:id="91" w:author="Александр" w:date="2023-11-15T16:27:00Z"/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  <w:rPrChange w:id="92" w:author="Александр" w:date="2023-11-15T16:27:00Z">
                <w:rPr>
                  <w:ins w:id="93" w:author="Александр" w:date="2023-11-15T16:27:00Z"/>
                  <w:rFonts w:eastAsiaTheme="minorEastAsia"/>
                  <w:noProof/>
                  <w:lang w:eastAsia="ru-RU"/>
                </w:rPr>
              </w:rPrChange>
            </w:rPr>
            <w:pPrChange w:id="94" w:author="Александр" w:date="2023-11-15T16:27:00Z">
              <w:pPr>
                <w:pStyle w:val="11"/>
                <w:tabs>
                  <w:tab w:val="left" w:pos="440"/>
                  <w:tab w:val="right" w:leader="dot" w:pos="9345"/>
                </w:tabs>
              </w:pPr>
            </w:pPrChange>
          </w:pPr>
          <w:r w:rsidRPr="00407DA7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rPrChange w:id="95" w:author="Александр" w:date="2023-11-15T16:27:00Z">
                <w:rPr>
                  <w:rFonts w:ascii="Times New Roman" w:hAnsi="Times New Roman" w:cs="Times New Roman"/>
                  <w:sz w:val="28"/>
                  <w:szCs w:val="28"/>
                </w:rPr>
              </w:rPrChange>
            </w:rPr>
            <w:fldChar w:fldCharType="begin"/>
          </w:r>
          <w:r w:rsidRPr="00407DA7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rPrChange w:id="96" w:author="Александр" w:date="2023-11-15T16:27:00Z">
                <w:rPr>
                  <w:rFonts w:ascii="Times New Roman" w:hAnsi="Times New Roman" w:cs="Times New Roman"/>
                  <w:sz w:val="28"/>
                  <w:szCs w:val="28"/>
                </w:rPr>
              </w:rPrChange>
            </w:rPr>
            <w:instrText xml:space="preserve"> TOC \o "1-3" \h \z \u </w:instrText>
          </w:r>
          <w:r w:rsidRPr="00407DA7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rPrChange w:id="97" w:author="Александр" w:date="2023-11-15T16:27:00Z">
                <w:rPr>
                  <w:rFonts w:ascii="Times New Roman" w:hAnsi="Times New Roman" w:cs="Times New Roman"/>
                  <w:sz w:val="28"/>
                  <w:szCs w:val="28"/>
                </w:rPr>
              </w:rPrChange>
            </w:rPr>
            <w:fldChar w:fldCharType="separate"/>
          </w:r>
          <w:ins w:id="98" w:author="Александр" w:date="2023-11-15T16:27:00Z">
            <w:r w:rsidR="00407DA7"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99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begin"/>
            </w:r>
            <w:r w:rsidR="00407DA7"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00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="00407DA7" w:rsidRPr="00407DA7">
              <w:rPr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01" w:author="Александр" w:date="2023-11-15T16:27:00Z">
                  <w:rPr>
                    <w:noProof/>
                  </w:rPr>
                </w:rPrChange>
              </w:rPr>
              <w:instrText>HYPERLINK \l "_Toc150958049"</w:instrText>
            </w:r>
            <w:r w:rsidR="00407DA7"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02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="00407DA7"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03" w:author="Александр" w:date="2023-11-15T16:27:00Z">
                  <w:rPr>
                    <w:rStyle w:val="a5"/>
                    <w:noProof/>
                  </w:rPr>
                </w:rPrChange>
              </w:rPr>
            </w:r>
            <w:r w:rsidR="00407DA7"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04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separate"/>
            </w:r>
            <w:r w:rsidR="00407DA7"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105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1.</w:t>
            </w:r>
            <w:r w:rsidR="00407DA7" w:rsidRPr="00407DA7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  <w:rPrChange w:id="106" w:author="Александр" w:date="2023-11-15T16:27:00Z">
                  <w:rPr>
                    <w:rFonts w:eastAsiaTheme="minorEastAsia"/>
                    <w:noProof/>
                    <w:lang w:eastAsia="ru-RU"/>
                  </w:rPr>
                </w:rPrChange>
              </w:rPr>
              <w:tab/>
            </w:r>
            <w:r w:rsidR="00407DA7"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107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ВЫБОР САЙТА С ФОРМОЙ РЕГИСТРАЦИИ</w:t>
            </w:r>
            <w:r w:rsidR="00407DA7"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08" w:author="Александр" w:date="2023-11-15T16:27:00Z">
                  <w:rPr>
                    <w:noProof/>
                    <w:webHidden/>
                  </w:rPr>
                </w:rPrChange>
              </w:rPr>
              <w:tab/>
            </w:r>
            <w:r w:rsidR="00407DA7"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09" w:author="Александр" w:date="2023-11-15T16:27:00Z">
                  <w:rPr>
                    <w:noProof/>
                    <w:webHidden/>
                  </w:rPr>
                </w:rPrChange>
              </w:rPr>
              <w:fldChar w:fldCharType="begin"/>
            </w:r>
            <w:r w:rsidR="00407DA7"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10" w:author="Александр" w:date="2023-11-15T16:27:00Z">
                  <w:rPr>
                    <w:noProof/>
                    <w:webHidden/>
                  </w:rPr>
                </w:rPrChange>
              </w:rPr>
              <w:instrText xml:space="preserve"> PAGEREF _Toc150958049 \h </w:instrText>
            </w:r>
            <w:r w:rsidR="00407DA7"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11" w:author="Александр" w:date="2023-11-15T16:27:00Z">
                  <w:rPr>
                    <w:noProof/>
                    <w:webHidden/>
                  </w:rPr>
                </w:rPrChange>
              </w:rPr>
            </w:r>
          </w:ins>
          <w:r w:rsidR="00407DA7" w:rsidRPr="00407DA7">
            <w:rPr>
              <w:rFonts w:ascii="Times New Roman" w:hAnsi="Times New Roman" w:cs="Times New Roman"/>
              <w:noProof/>
              <w:webHidden/>
              <w:color w:val="0D0D0D" w:themeColor="text1" w:themeTint="F2"/>
              <w:sz w:val="28"/>
              <w:szCs w:val="28"/>
              <w:rPrChange w:id="112" w:author="Александр" w:date="2023-11-15T16:27:00Z">
                <w:rPr>
                  <w:noProof/>
                  <w:webHidden/>
                </w:rPr>
              </w:rPrChange>
            </w:rPr>
            <w:fldChar w:fldCharType="separate"/>
          </w:r>
          <w:ins w:id="113" w:author="Александр" w:date="2023-11-15T16:27:00Z">
            <w:r w:rsidR="00407DA7"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14" w:author="Александр" w:date="2023-11-15T16:27:00Z">
                  <w:rPr>
                    <w:noProof/>
                    <w:webHidden/>
                  </w:rPr>
                </w:rPrChange>
              </w:rPr>
              <w:t>3</w:t>
            </w:r>
            <w:r w:rsidR="00407DA7"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15" w:author="Александр" w:date="2023-11-15T16:27:00Z">
                  <w:rPr>
                    <w:noProof/>
                    <w:webHidden/>
                  </w:rPr>
                </w:rPrChange>
              </w:rPr>
              <w:fldChar w:fldCharType="end"/>
            </w:r>
            <w:r w:rsidR="00407DA7"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16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end"/>
            </w:r>
          </w:ins>
        </w:p>
        <w:p w:rsidR="00407DA7" w:rsidRPr="00407DA7" w:rsidRDefault="00407DA7" w:rsidP="00407DA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ins w:id="117" w:author="Александр" w:date="2023-11-15T16:27:00Z"/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  <w:rPrChange w:id="118" w:author="Александр" w:date="2023-11-15T16:27:00Z">
                <w:rPr>
                  <w:ins w:id="119" w:author="Александр" w:date="2023-11-15T16:27:00Z"/>
                  <w:rFonts w:eastAsiaTheme="minorEastAsia"/>
                  <w:noProof/>
                  <w:lang w:eastAsia="ru-RU"/>
                </w:rPr>
              </w:rPrChange>
            </w:rPr>
            <w:pPrChange w:id="120" w:author="Александр" w:date="2023-11-15T16:27:00Z">
              <w:pPr>
                <w:pStyle w:val="11"/>
                <w:tabs>
                  <w:tab w:val="left" w:pos="440"/>
                  <w:tab w:val="right" w:leader="dot" w:pos="9345"/>
                </w:tabs>
              </w:pPr>
            </w:pPrChange>
          </w:pPr>
          <w:ins w:id="121" w:author="Александр" w:date="2023-11-15T16:27:00Z"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22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begin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23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24" w:author="Александр" w:date="2023-11-15T16:27:00Z">
                  <w:rPr>
                    <w:noProof/>
                  </w:rPr>
                </w:rPrChange>
              </w:rPr>
              <w:instrText>HYPERLINK \l "_Toc150958050"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25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26" w:author="Александр" w:date="2023-11-15T16:27:00Z">
                  <w:rPr>
                    <w:rStyle w:val="a5"/>
                    <w:noProof/>
                  </w:rPr>
                </w:rPrChange>
              </w:rPr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27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separate"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128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2.</w:t>
            </w:r>
            <w:r w:rsidRPr="00407DA7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  <w:rPrChange w:id="129" w:author="Александр" w:date="2023-11-15T16:27:00Z">
                  <w:rPr>
                    <w:rFonts w:eastAsiaTheme="minorEastAsia"/>
                    <w:noProof/>
                    <w:lang w:eastAsia="ru-RU"/>
                  </w:rPr>
                </w:rPrChange>
              </w:rPr>
              <w:tab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130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НЕДОСТАТКИ ФОРМЫ РЕГИСТРАЦИИ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31" w:author="Александр" w:date="2023-11-15T16:27:00Z">
                  <w:rPr>
                    <w:noProof/>
                    <w:webHidden/>
                  </w:rPr>
                </w:rPrChange>
              </w:rPr>
              <w:tab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32" w:author="Александр" w:date="2023-11-15T16:27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33" w:author="Александр" w:date="2023-11-15T16:27:00Z">
                  <w:rPr>
                    <w:noProof/>
                    <w:webHidden/>
                  </w:rPr>
                </w:rPrChange>
              </w:rPr>
              <w:instrText xml:space="preserve"> PAGEREF _Toc150958050 \h </w:instrTex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34" w:author="Александр" w:date="2023-11-15T16:27:00Z">
                  <w:rPr>
                    <w:noProof/>
                    <w:webHidden/>
                  </w:rPr>
                </w:rPrChange>
              </w:rPr>
            </w:r>
          </w:ins>
          <w:r w:rsidRPr="00407DA7">
            <w:rPr>
              <w:rFonts w:ascii="Times New Roman" w:hAnsi="Times New Roman" w:cs="Times New Roman"/>
              <w:noProof/>
              <w:webHidden/>
              <w:color w:val="0D0D0D" w:themeColor="text1" w:themeTint="F2"/>
              <w:sz w:val="28"/>
              <w:szCs w:val="28"/>
              <w:rPrChange w:id="135" w:author="Александр" w:date="2023-11-15T16:27:00Z">
                <w:rPr>
                  <w:noProof/>
                  <w:webHidden/>
                </w:rPr>
              </w:rPrChange>
            </w:rPr>
            <w:fldChar w:fldCharType="separate"/>
          </w:r>
          <w:ins w:id="136" w:author="Александр" w:date="2023-11-15T16:27:00Z"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37" w:author="Александр" w:date="2023-11-15T16:27:00Z">
                  <w:rPr>
                    <w:noProof/>
                    <w:webHidden/>
                  </w:rPr>
                </w:rPrChange>
              </w:rPr>
              <w:t>4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38" w:author="Александр" w:date="2023-11-15T16:27:00Z">
                  <w:rPr>
                    <w:noProof/>
                    <w:webHidden/>
                  </w:rPr>
                </w:rPrChange>
              </w:rPr>
              <w:fldChar w:fldCharType="end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39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end"/>
            </w:r>
          </w:ins>
        </w:p>
        <w:p w:rsidR="00407DA7" w:rsidRPr="00407DA7" w:rsidRDefault="00407DA7" w:rsidP="00407DA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ins w:id="140" w:author="Александр" w:date="2023-11-15T16:27:00Z"/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  <w:rPrChange w:id="141" w:author="Александр" w:date="2023-11-15T16:27:00Z">
                <w:rPr>
                  <w:ins w:id="142" w:author="Александр" w:date="2023-11-15T16:27:00Z"/>
                  <w:rFonts w:eastAsiaTheme="minorEastAsia"/>
                  <w:noProof/>
                  <w:lang w:eastAsia="ru-RU"/>
                </w:rPr>
              </w:rPrChange>
            </w:rPr>
            <w:pPrChange w:id="143" w:author="Александр" w:date="2023-11-15T16:27:00Z">
              <w:pPr>
                <w:pStyle w:val="21"/>
                <w:tabs>
                  <w:tab w:val="left" w:pos="880"/>
                  <w:tab w:val="right" w:leader="dot" w:pos="9345"/>
                </w:tabs>
              </w:pPr>
            </w:pPrChange>
          </w:pPr>
          <w:ins w:id="144" w:author="Александр" w:date="2023-11-15T16:27:00Z"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45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begin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46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47" w:author="Александр" w:date="2023-11-15T16:27:00Z">
                  <w:rPr>
                    <w:noProof/>
                  </w:rPr>
                </w:rPrChange>
              </w:rPr>
              <w:instrText>HYPERLINK \l "_Toc150958051"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48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49" w:author="Александр" w:date="2023-11-15T16:27:00Z">
                  <w:rPr>
                    <w:rStyle w:val="a5"/>
                    <w:noProof/>
                  </w:rPr>
                </w:rPrChange>
              </w:rPr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50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separate"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151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2.1.</w:t>
            </w:r>
            <w:r w:rsidRPr="00407DA7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  <w:rPrChange w:id="152" w:author="Александр" w:date="2023-11-15T16:27:00Z">
                  <w:rPr>
                    <w:rFonts w:eastAsiaTheme="minorEastAsia"/>
                    <w:noProof/>
                    <w:lang w:eastAsia="ru-RU"/>
                  </w:rPr>
                </w:rPrChange>
              </w:rPr>
              <w:tab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153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НАХОЖДЕНИЕ ФОРМЫ РЕГИСТРАЦИИ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54" w:author="Александр" w:date="2023-11-15T16:27:00Z">
                  <w:rPr>
                    <w:noProof/>
                    <w:webHidden/>
                  </w:rPr>
                </w:rPrChange>
              </w:rPr>
              <w:tab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55" w:author="Александр" w:date="2023-11-15T16:27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56" w:author="Александр" w:date="2023-11-15T16:27:00Z">
                  <w:rPr>
                    <w:noProof/>
                    <w:webHidden/>
                  </w:rPr>
                </w:rPrChange>
              </w:rPr>
              <w:instrText xml:space="preserve"> PAGEREF _Toc150958051 \h </w:instrTex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57" w:author="Александр" w:date="2023-11-15T16:27:00Z">
                  <w:rPr>
                    <w:noProof/>
                    <w:webHidden/>
                  </w:rPr>
                </w:rPrChange>
              </w:rPr>
            </w:r>
          </w:ins>
          <w:r w:rsidRPr="00407DA7">
            <w:rPr>
              <w:rFonts w:ascii="Times New Roman" w:hAnsi="Times New Roman" w:cs="Times New Roman"/>
              <w:noProof/>
              <w:webHidden/>
              <w:color w:val="0D0D0D" w:themeColor="text1" w:themeTint="F2"/>
              <w:sz w:val="28"/>
              <w:szCs w:val="28"/>
              <w:rPrChange w:id="158" w:author="Александр" w:date="2023-11-15T16:27:00Z">
                <w:rPr>
                  <w:noProof/>
                  <w:webHidden/>
                </w:rPr>
              </w:rPrChange>
            </w:rPr>
            <w:fldChar w:fldCharType="separate"/>
          </w:r>
          <w:ins w:id="159" w:author="Александр" w:date="2023-11-15T16:27:00Z"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60" w:author="Александр" w:date="2023-11-15T16:27:00Z">
                  <w:rPr>
                    <w:noProof/>
                    <w:webHidden/>
                  </w:rPr>
                </w:rPrChange>
              </w:rPr>
              <w:t>4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61" w:author="Александр" w:date="2023-11-15T16:27:00Z">
                  <w:rPr>
                    <w:noProof/>
                    <w:webHidden/>
                  </w:rPr>
                </w:rPrChange>
              </w:rPr>
              <w:fldChar w:fldCharType="end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62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end"/>
            </w:r>
          </w:ins>
        </w:p>
        <w:p w:rsidR="00407DA7" w:rsidRPr="00407DA7" w:rsidRDefault="00407DA7" w:rsidP="00407DA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ins w:id="163" w:author="Александр" w:date="2023-11-15T16:27:00Z"/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  <w:rPrChange w:id="164" w:author="Александр" w:date="2023-11-15T16:27:00Z">
                <w:rPr>
                  <w:ins w:id="165" w:author="Александр" w:date="2023-11-15T16:27:00Z"/>
                  <w:rFonts w:eastAsiaTheme="minorEastAsia"/>
                  <w:noProof/>
                  <w:lang w:eastAsia="ru-RU"/>
                </w:rPr>
              </w:rPrChange>
            </w:rPr>
            <w:pPrChange w:id="166" w:author="Александр" w:date="2023-11-15T16:27:00Z">
              <w:pPr>
                <w:pStyle w:val="21"/>
                <w:tabs>
                  <w:tab w:val="left" w:pos="880"/>
                  <w:tab w:val="right" w:leader="dot" w:pos="9345"/>
                </w:tabs>
              </w:pPr>
            </w:pPrChange>
          </w:pPr>
          <w:ins w:id="167" w:author="Александр" w:date="2023-11-15T16:27:00Z"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68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begin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69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70" w:author="Александр" w:date="2023-11-15T16:27:00Z">
                  <w:rPr>
                    <w:noProof/>
                  </w:rPr>
                </w:rPrChange>
              </w:rPr>
              <w:instrText>HYPERLINK \l "_Toc150958052"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71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72" w:author="Александр" w:date="2023-11-15T16:27:00Z">
                  <w:rPr>
                    <w:rStyle w:val="a5"/>
                    <w:noProof/>
                  </w:rPr>
                </w:rPrChange>
              </w:rPr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73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separate"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174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2.2.</w:t>
            </w:r>
            <w:r w:rsidRPr="00407DA7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  <w:rPrChange w:id="175" w:author="Александр" w:date="2023-11-15T16:27:00Z">
                  <w:rPr>
                    <w:rFonts w:eastAsiaTheme="minorEastAsia"/>
                    <w:noProof/>
                    <w:lang w:eastAsia="ru-RU"/>
                  </w:rPr>
                </w:rPrChange>
              </w:rPr>
              <w:tab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176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РАЗМЕР ФОРМЫ РЕГИСТРАЦИИ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77" w:author="Александр" w:date="2023-11-15T16:27:00Z">
                  <w:rPr>
                    <w:noProof/>
                    <w:webHidden/>
                  </w:rPr>
                </w:rPrChange>
              </w:rPr>
              <w:tab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78" w:author="Александр" w:date="2023-11-15T16:27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79" w:author="Александр" w:date="2023-11-15T16:27:00Z">
                  <w:rPr>
                    <w:noProof/>
                    <w:webHidden/>
                  </w:rPr>
                </w:rPrChange>
              </w:rPr>
              <w:instrText xml:space="preserve"> PAGEREF _Toc150958052 \h </w:instrTex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80" w:author="Александр" w:date="2023-11-15T16:27:00Z">
                  <w:rPr>
                    <w:noProof/>
                    <w:webHidden/>
                  </w:rPr>
                </w:rPrChange>
              </w:rPr>
            </w:r>
          </w:ins>
          <w:r w:rsidRPr="00407DA7">
            <w:rPr>
              <w:rFonts w:ascii="Times New Roman" w:hAnsi="Times New Roman" w:cs="Times New Roman"/>
              <w:noProof/>
              <w:webHidden/>
              <w:color w:val="0D0D0D" w:themeColor="text1" w:themeTint="F2"/>
              <w:sz w:val="28"/>
              <w:szCs w:val="28"/>
              <w:rPrChange w:id="181" w:author="Александр" w:date="2023-11-15T16:27:00Z">
                <w:rPr>
                  <w:noProof/>
                  <w:webHidden/>
                </w:rPr>
              </w:rPrChange>
            </w:rPr>
            <w:fldChar w:fldCharType="separate"/>
          </w:r>
          <w:ins w:id="182" w:author="Александр" w:date="2023-11-15T16:27:00Z"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83" w:author="Александр" w:date="2023-11-15T16:27:00Z">
                  <w:rPr>
                    <w:noProof/>
                    <w:webHidden/>
                  </w:rPr>
                </w:rPrChange>
              </w:rPr>
              <w:t>5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184" w:author="Александр" w:date="2023-11-15T16:27:00Z">
                  <w:rPr>
                    <w:noProof/>
                    <w:webHidden/>
                  </w:rPr>
                </w:rPrChange>
              </w:rPr>
              <w:fldChar w:fldCharType="end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85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end"/>
            </w:r>
          </w:ins>
        </w:p>
        <w:p w:rsidR="00407DA7" w:rsidRPr="00407DA7" w:rsidRDefault="00407DA7" w:rsidP="00407DA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ins w:id="186" w:author="Александр" w:date="2023-11-15T16:27:00Z"/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  <w:rPrChange w:id="187" w:author="Александр" w:date="2023-11-15T16:27:00Z">
                <w:rPr>
                  <w:ins w:id="188" w:author="Александр" w:date="2023-11-15T16:27:00Z"/>
                  <w:rFonts w:eastAsiaTheme="minorEastAsia"/>
                  <w:noProof/>
                  <w:lang w:eastAsia="ru-RU"/>
                </w:rPr>
              </w:rPrChange>
            </w:rPr>
            <w:pPrChange w:id="189" w:author="Александр" w:date="2023-11-15T16:27:00Z">
              <w:pPr>
                <w:pStyle w:val="21"/>
                <w:tabs>
                  <w:tab w:val="left" w:pos="880"/>
                  <w:tab w:val="right" w:leader="dot" w:pos="9345"/>
                </w:tabs>
              </w:pPr>
            </w:pPrChange>
          </w:pPr>
          <w:ins w:id="190" w:author="Александр" w:date="2023-11-15T16:27:00Z"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91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begin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92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93" w:author="Александр" w:date="2023-11-15T16:27:00Z">
                  <w:rPr>
                    <w:noProof/>
                  </w:rPr>
                </w:rPrChange>
              </w:rPr>
              <w:instrText>HYPERLINK \l "_Toc150958053"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94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95" w:author="Александр" w:date="2023-11-15T16:27:00Z">
                  <w:rPr>
                    <w:rStyle w:val="a5"/>
                    <w:noProof/>
                  </w:rPr>
                </w:rPrChange>
              </w:rPr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196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separate"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lang w:val="en-US"/>
                <w:rPrChange w:id="197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  <w:lang w:val="en-US"/>
                  </w:rPr>
                </w:rPrChange>
              </w:rPr>
              <w:t>2.3.</w:t>
            </w:r>
            <w:r w:rsidRPr="00407DA7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  <w:rPrChange w:id="198" w:author="Александр" w:date="2023-11-15T16:27:00Z">
                  <w:rPr>
                    <w:rFonts w:eastAsiaTheme="minorEastAsia"/>
                    <w:noProof/>
                    <w:lang w:eastAsia="ru-RU"/>
                  </w:rPr>
                </w:rPrChange>
              </w:rPr>
              <w:tab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lang w:val="en-US"/>
                <w:rPrChange w:id="199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  <w:lang w:val="en-US"/>
                  </w:rPr>
                </w:rPrChange>
              </w:rPr>
              <w:t>UX,</w:t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00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 xml:space="preserve"> </w:t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lang w:val="en-US"/>
                <w:rPrChange w:id="201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  <w:lang w:val="en-US"/>
                  </w:rPr>
                </w:rPrChange>
              </w:rPr>
              <w:t xml:space="preserve">UI </w:t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02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ФОРМЫ РЕГИСТРАЦИИ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03" w:author="Александр" w:date="2023-11-15T16:27:00Z">
                  <w:rPr>
                    <w:noProof/>
                    <w:webHidden/>
                  </w:rPr>
                </w:rPrChange>
              </w:rPr>
              <w:tab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04" w:author="Александр" w:date="2023-11-15T16:27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05" w:author="Александр" w:date="2023-11-15T16:27:00Z">
                  <w:rPr>
                    <w:noProof/>
                    <w:webHidden/>
                  </w:rPr>
                </w:rPrChange>
              </w:rPr>
              <w:instrText xml:space="preserve"> PAGEREF _Toc150958053 \h </w:instrTex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06" w:author="Александр" w:date="2023-11-15T16:27:00Z">
                  <w:rPr>
                    <w:noProof/>
                    <w:webHidden/>
                  </w:rPr>
                </w:rPrChange>
              </w:rPr>
            </w:r>
          </w:ins>
          <w:r w:rsidRPr="00407DA7">
            <w:rPr>
              <w:rFonts w:ascii="Times New Roman" w:hAnsi="Times New Roman" w:cs="Times New Roman"/>
              <w:noProof/>
              <w:webHidden/>
              <w:color w:val="0D0D0D" w:themeColor="text1" w:themeTint="F2"/>
              <w:sz w:val="28"/>
              <w:szCs w:val="28"/>
              <w:rPrChange w:id="207" w:author="Александр" w:date="2023-11-15T16:27:00Z">
                <w:rPr>
                  <w:noProof/>
                  <w:webHidden/>
                </w:rPr>
              </w:rPrChange>
            </w:rPr>
            <w:fldChar w:fldCharType="separate"/>
          </w:r>
          <w:ins w:id="208" w:author="Александр" w:date="2023-11-15T16:27:00Z"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09" w:author="Александр" w:date="2023-11-15T16:27:00Z">
                  <w:rPr>
                    <w:noProof/>
                    <w:webHidden/>
                  </w:rPr>
                </w:rPrChange>
              </w:rPr>
              <w:t>6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10" w:author="Александр" w:date="2023-11-15T16:27:00Z">
                  <w:rPr>
                    <w:noProof/>
                    <w:webHidden/>
                  </w:rPr>
                </w:rPrChange>
              </w:rPr>
              <w:fldChar w:fldCharType="end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11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end"/>
            </w:r>
          </w:ins>
        </w:p>
        <w:p w:rsidR="00407DA7" w:rsidRPr="00407DA7" w:rsidRDefault="00407DA7" w:rsidP="00407DA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ins w:id="212" w:author="Александр" w:date="2023-11-15T16:27:00Z"/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  <w:rPrChange w:id="213" w:author="Александр" w:date="2023-11-15T16:27:00Z">
                <w:rPr>
                  <w:ins w:id="214" w:author="Александр" w:date="2023-11-15T16:27:00Z"/>
                  <w:rFonts w:eastAsiaTheme="minorEastAsia"/>
                  <w:noProof/>
                  <w:lang w:eastAsia="ru-RU"/>
                </w:rPr>
              </w:rPrChange>
            </w:rPr>
            <w:pPrChange w:id="215" w:author="Александр" w:date="2023-11-15T16:27:00Z">
              <w:pPr>
                <w:pStyle w:val="11"/>
                <w:tabs>
                  <w:tab w:val="left" w:pos="440"/>
                  <w:tab w:val="right" w:leader="dot" w:pos="9345"/>
                </w:tabs>
              </w:pPr>
            </w:pPrChange>
          </w:pPr>
          <w:ins w:id="216" w:author="Александр" w:date="2023-11-15T16:27:00Z"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17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begin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18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19" w:author="Александр" w:date="2023-11-15T16:27:00Z">
                  <w:rPr>
                    <w:noProof/>
                  </w:rPr>
                </w:rPrChange>
              </w:rPr>
              <w:instrText>HYPERLINK \l "_Toc150958054"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20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21" w:author="Александр" w:date="2023-11-15T16:27:00Z">
                  <w:rPr>
                    <w:rStyle w:val="a5"/>
                    <w:noProof/>
                  </w:rPr>
                </w:rPrChange>
              </w:rPr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22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separate"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23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3.</w:t>
            </w:r>
            <w:r w:rsidRPr="00407DA7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  <w:rPrChange w:id="224" w:author="Александр" w:date="2023-11-15T16:27:00Z">
                  <w:rPr>
                    <w:rFonts w:eastAsiaTheme="minorEastAsia"/>
                    <w:noProof/>
                    <w:lang w:eastAsia="ru-RU"/>
                  </w:rPr>
                </w:rPrChange>
              </w:rPr>
              <w:tab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25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ТЕСТЫ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26" w:author="Александр" w:date="2023-11-15T16:27:00Z">
                  <w:rPr>
                    <w:noProof/>
                    <w:webHidden/>
                  </w:rPr>
                </w:rPrChange>
              </w:rPr>
              <w:tab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27" w:author="Александр" w:date="2023-11-15T16:27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28" w:author="Александр" w:date="2023-11-15T16:27:00Z">
                  <w:rPr>
                    <w:noProof/>
                    <w:webHidden/>
                  </w:rPr>
                </w:rPrChange>
              </w:rPr>
              <w:instrText xml:space="preserve"> PAGEREF _Toc150958054 \h </w:instrTex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29" w:author="Александр" w:date="2023-11-15T16:27:00Z">
                  <w:rPr>
                    <w:noProof/>
                    <w:webHidden/>
                  </w:rPr>
                </w:rPrChange>
              </w:rPr>
            </w:r>
          </w:ins>
          <w:r w:rsidRPr="00407DA7">
            <w:rPr>
              <w:rFonts w:ascii="Times New Roman" w:hAnsi="Times New Roman" w:cs="Times New Roman"/>
              <w:noProof/>
              <w:webHidden/>
              <w:color w:val="0D0D0D" w:themeColor="text1" w:themeTint="F2"/>
              <w:sz w:val="28"/>
              <w:szCs w:val="28"/>
              <w:rPrChange w:id="230" w:author="Александр" w:date="2023-11-15T16:27:00Z">
                <w:rPr>
                  <w:noProof/>
                  <w:webHidden/>
                </w:rPr>
              </w:rPrChange>
            </w:rPr>
            <w:fldChar w:fldCharType="separate"/>
          </w:r>
          <w:ins w:id="231" w:author="Александр" w:date="2023-11-15T16:27:00Z"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32" w:author="Александр" w:date="2023-11-15T16:27:00Z">
                  <w:rPr>
                    <w:noProof/>
                    <w:webHidden/>
                  </w:rPr>
                </w:rPrChange>
              </w:rPr>
              <w:t>9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33" w:author="Александр" w:date="2023-11-15T16:27:00Z">
                  <w:rPr>
                    <w:noProof/>
                    <w:webHidden/>
                  </w:rPr>
                </w:rPrChange>
              </w:rPr>
              <w:fldChar w:fldCharType="end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34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end"/>
            </w:r>
          </w:ins>
        </w:p>
        <w:p w:rsidR="00407DA7" w:rsidRPr="00407DA7" w:rsidRDefault="00407DA7" w:rsidP="00407DA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ins w:id="235" w:author="Александр" w:date="2023-11-15T16:27:00Z"/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  <w:rPrChange w:id="236" w:author="Александр" w:date="2023-11-15T16:27:00Z">
                <w:rPr>
                  <w:ins w:id="237" w:author="Александр" w:date="2023-11-15T16:27:00Z"/>
                  <w:rFonts w:eastAsiaTheme="minorEastAsia"/>
                  <w:noProof/>
                  <w:lang w:eastAsia="ru-RU"/>
                </w:rPr>
              </w:rPrChange>
            </w:rPr>
            <w:pPrChange w:id="238" w:author="Александр" w:date="2023-11-15T16:27:00Z">
              <w:pPr>
                <w:pStyle w:val="21"/>
                <w:tabs>
                  <w:tab w:val="left" w:pos="880"/>
                  <w:tab w:val="right" w:leader="dot" w:pos="9345"/>
                </w:tabs>
              </w:pPr>
            </w:pPrChange>
          </w:pPr>
          <w:ins w:id="239" w:author="Александр" w:date="2023-11-15T16:27:00Z"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40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begin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41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42" w:author="Александр" w:date="2023-11-15T16:27:00Z">
                  <w:rPr>
                    <w:noProof/>
                  </w:rPr>
                </w:rPrChange>
              </w:rPr>
              <w:instrText>HYPERLINK \l "_Toc150958055"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43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44" w:author="Александр" w:date="2023-11-15T16:27:00Z">
                  <w:rPr>
                    <w:rStyle w:val="a5"/>
                    <w:noProof/>
                  </w:rPr>
                </w:rPrChange>
              </w:rPr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45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separate"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46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3.1</w:t>
            </w:r>
            <w:r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47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D0D0D" w:themeColor="text1" w:themeTint="F2"/>
                    <w:sz w:val="28"/>
                    <w:szCs w:val="28"/>
                  </w:rPr>
                </w:rPrChange>
              </w:rPr>
              <w:t xml:space="preserve">. </w:t>
            </w:r>
          </w:ins>
          <w:ins w:id="248" w:author="Александр" w:date="2023-11-15T16:29:00Z">
            <w:r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</w:rPr>
              <w:t xml:space="preserve"> </w:t>
            </w:r>
          </w:ins>
          <w:ins w:id="249" w:author="Александр" w:date="2023-11-15T16:27:00Z">
            <w:r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50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D0D0D" w:themeColor="text1" w:themeTint="F2"/>
                    <w:sz w:val="28"/>
                    <w:szCs w:val="28"/>
                  </w:rPr>
                </w:rPrChange>
              </w:rPr>
              <w:t xml:space="preserve">  </w:t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51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П</w:t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52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О</w:t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53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ЗИТИВНЫ</w:t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54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Е</w:t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55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 xml:space="preserve"> ТЕСТЫ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56" w:author="Александр" w:date="2023-11-15T16:27:00Z">
                  <w:rPr>
                    <w:noProof/>
                    <w:webHidden/>
                  </w:rPr>
                </w:rPrChange>
              </w:rPr>
              <w:tab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57" w:author="Александр" w:date="2023-11-15T16:27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58" w:author="Александр" w:date="2023-11-15T16:27:00Z">
                  <w:rPr>
                    <w:noProof/>
                    <w:webHidden/>
                  </w:rPr>
                </w:rPrChange>
              </w:rPr>
              <w:instrText xml:space="preserve"> PAGEREF _Toc150958055 \h </w:instrTex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59" w:author="Александр" w:date="2023-11-15T16:27:00Z">
                  <w:rPr>
                    <w:noProof/>
                    <w:webHidden/>
                  </w:rPr>
                </w:rPrChange>
              </w:rPr>
            </w:r>
          </w:ins>
          <w:r w:rsidRPr="00407DA7">
            <w:rPr>
              <w:rFonts w:ascii="Times New Roman" w:hAnsi="Times New Roman" w:cs="Times New Roman"/>
              <w:noProof/>
              <w:webHidden/>
              <w:color w:val="0D0D0D" w:themeColor="text1" w:themeTint="F2"/>
              <w:sz w:val="28"/>
              <w:szCs w:val="28"/>
              <w:rPrChange w:id="260" w:author="Александр" w:date="2023-11-15T16:27:00Z">
                <w:rPr>
                  <w:noProof/>
                  <w:webHidden/>
                </w:rPr>
              </w:rPrChange>
            </w:rPr>
            <w:fldChar w:fldCharType="separate"/>
          </w:r>
          <w:ins w:id="261" w:author="Александр" w:date="2023-11-15T16:27:00Z"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62" w:author="Александр" w:date="2023-11-15T16:27:00Z">
                  <w:rPr>
                    <w:noProof/>
                    <w:webHidden/>
                  </w:rPr>
                </w:rPrChange>
              </w:rPr>
              <w:t>9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63" w:author="Александр" w:date="2023-11-15T16:27:00Z">
                  <w:rPr>
                    <w:noProof/>
                    <w:webHidden/>
                  </w:rPr>
                </w:rPrChange>
              </w:rPr>
              <w:fldChar w:fldCharType="end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64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end"/>
            </w:r>
          </w:ins>
        </w:p>
        <w:p w:rsidR="00407DA7" w:rsidRPr="00407DA7" w:rsidRDefault="00407DA7" w:rsidP="00407DA7">
          <w:pPr>
            <w:pStyle w:val="21"/>
            <w:tabs>
              <w:tab w:val="right" w:leader="dot" w:pos="9345"/>
            </w:tabs>
            <w:spacing w:line="360" w:lineRule="auto"/>
            <w:rPr>
              <w:ins w:id="265" w:author="Александр" w:date="2023-11-15T16:27:00Z"/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  <w:rPrChange w:id="266" w:author="Александр" w:date="2023-11-15T16:27:00Z">
                <w:rPr>
                  <w:ins w:id="267" w:author="Александр" w:date="2023-11-15T16:27:00Z"/>
                  <w:rFonts w:eastAsiaTheme="minorEastAsia"/>
                  <w:noProof/>
                  <w:lang w:eastAsia="ru-RU"/>
                </w:rPr>
              </w:rPrChange>
            </w:rPr>
            <w:pPrChange w:id="268" w:author="Александр" w:date="2023-11-15T16:27:00Z">
              <w:pPr>
                <w:pStyle w:val="21"/>
                <w:tabs>
                  <w:tab w:val="right" w:leader="dot" w:pos="9345"/>
                </w:tabs>
              </w:pPr>
            </w:pPrChange>
          </w:pPr>
          <w:ins w:id="269" w:author="Александр" w:date="2023-11-15T16:27:00Z"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70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begin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71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72" w:author="Александр" w:date="2023-11-15T16:27:00Z">
                  <w:rPr>
                    <w:noProof/>
                  </w:rPr>
                </w:rPrChange>
              </w:rPr>
              <w:instrText>HYPERLINK \l "_Toc150958056"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73" w:author="Александр" w:date="2023-11-15T16:27:00Z">
                  <w:rPr>
                    <w:rStyle w:val="a5"/>
                    <w:noProof/>
                  </w:rPr>
                </w:rPrChange>
              </w:rPr>
              <w:instrText xml:space="preserve"> </w:instrText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74" w:author="Александр" w:date="2023-11-15T16:27:00Z">
                  <w:rPr>
                    <w:rStyle w:val="a5"/>
                    <w:noProof/>
                  </w:rPr>
                </w:rPrChange>
              </w:rPr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75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separate"/>
            </w:r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76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 xml:space="preserve">3.2. </w:t>
            </w:r>
          </w:ins>
          <w:ins w:id="277" w:author="Александр" w:date="2023-11-15T16:28:00Z">
            <w:r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</w:rPr>
              <w:t xml:space="preserve">  </w:t>
            </w:r>
          </w:ins>
          <w:ins w:id="278" w:author="Александр" w:date="2023-11-15T16:29:00Z">
            <w:r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</w:rPr>
              <w:t xml:space="preserve"> </w:t>
            </w:r>
          </w:ins>
          <w:ins w:id="279" w:author="Александр" w:date="2023-11-15T16:27:00Z">
            <w:r w:rsidRPr="00407DA7">
              <w:rPr>
                <w:rStyle w:val="a5"/>
                <w:rFonts w:ascii="Times New Roman" w:hAnsi="Times New Roman" w:cs="Times New Roman"/>
                <w:b/>
                <w:noProof/>
                <w:color w:val="0D0D0D" w:themeColor="text1" w:themeTint="F2"/>
                <w:sz w:val="28"/>
                <w:szCs w:val="28"/>
                <w:rPrChange w:id="280" w:author="Александр" w:date="2023-11-15T16:27:00Z">
                  <w:rPr>
                    <w:rStyle w:val="a5"/>
                    <w:rFonts w:ascii="Times New Roman" w:hAnsi="Times New Roman" w:cs="Times New Roman"/>
                    <w:b/>
                    <w:noProof/>
                    <w:color w:val="056AD0" w:themeColor="hyperlink" w:themeTint="F2"/>
                  </w:rPr>
                </w:rPrChange>
              </w:rPr>
              <w:t>НЕГАТИВНЫЕ ТЕСТЫ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81" w:author="Александр" w:date="2023-11-15T16:27:00Z">
                  <w:rPr>
                    <w:noProof/>
                    <w:webHidden/>
                  </w:rPr>
                </w:rPrChange>
              </w:rPr>
              <w:tab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82" w:author="Александр" w:date="2023-11-15T16:27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83" w:author="Александр" w:date="2023-11-15T16:27:00Z">
                  <w:rPr>
                    <w:noProof/>
                    <w:webHidden/>
                  </w:rPr>
                </w:rPrChange>
              </w:rPr>
              <w:instrText xml:space="preserve"> PAGEREF _Toc150958056 \h </w:instrTex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84" w:author="Александр" w:date="2023-11-15T16:27:00Z">
                  <w:rPr>
                    <w:noProof/>
                    <w:webHidden/>
                  </w:rPr>
                </w:rPrChange>
              </w:rPr>
            </w:r>
          </w:ins>
          <w:r w:rsidRPr="00407DA7">
            <w:rPr>
              <w:rFonts w:ascii="Times New Roman" w:hAnsi="Times New Roman" w:cs="Times New Roman"/>
              <w:noProof/>
              <w:webHidden/>
              <w:color w:val="0D0D0D" w:themeColor="text1" w:themeTint="F2"/>
              <w:sz w:val="28"/>
              <w:szCs w:val="28"/>
              <w:rPrChange w:id="285" w:author="Александр" w:date="2023-11-15T16:27:00Z">
                <w:rPr>
                  <w:noProof/>
                  <w:webHidden/>
                </w:rPr>
              </w:rPrChange>
            </w:rPr>
            <w:fldChar w:fldCharType="separate"/>
          </w:r>
          <w:ins w:id="286" w:author="Александр" w:date="2023-11-15T16:27:00Z"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87" w:author="Александр" w:date="2023-11-15T16:27:00Z">
                  <w:rPr>
                    <w:noProof/>
                    <w:webHidden/>
                  </w:rPr>
                </w:rPrChange>
              </w:rPr>
              <w:t>17</w:t>
            </w:r>
            <w:r w:rsidRPr="00407DA7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  <w:rPrChange w:id="288" w:author="Александр" w:date="2023-11-15T16:27:00Z">
                  <w:rPr>
                    <w:noProof/>
                    <w:webHidden/>
                  </w:rPr>
                </w:rPrChange>
              </w:rPr>
              <w:fldChar w:fldCharType="end"/>
            </w:r>
            <w:r w:rsidRPr="00407DA7">
              <w:rPr>
                <w:rStyle w:val="a5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rPrChange w:id="289" w:author="Александр" w:date="2023-11-15T16:27:00Z">
                  <w:rPr>
                    <w:rStyle w:val="a5"/>
                    <w:noProof/>
                  </w:rPr>
                </w:rPrChange>
              </w:rPr>
              <w:fldChar w:fldCharType="end"/>
            </w:r>
          </w:ins>
        </w:p>
        <w:p w:rsidR="00A14FC1" w:rsidRPr="00407DA7" w:rsidRDefault="00A14FC1" w:rsidP="00407DA7">
          <w:pPr>
            <w:spacing w:line="360" w:lineRule="auto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rPrChange w:id="290" w:author="Александр" w:date="2023-11-15T16:27:00Z">
                <w:rPr>
                  <w:rFonts w:ascii="Times New Roman" w:hAnsi="Times New Roman" w:cs="Times New Roman"/>
                  <w:sz w:val="28"/>
                  <w:szCs w:val="28"/>
                </w:rPr>
              </w:rPrChange>
            </w:rPr>
            <w:pPrChange w:id="291" w:author="Александр" w:date="2023-11-15T16:27:00Z">
              <w:pPr>
                <w:spacing w:line="360" w:lineRule="auto"/>
              </w:pPr>
            </w:pPrChange>
          </w:pPr>
          <w:del w:id="292" w:author="Александр" w:date="2023-11-15T16:25:00Z">
            <w:r w:rsidRPr="00407DA7" w:rsidDel="00407DA7">
              <w:rPr>
                <w:rFonts w:ascii="Times New Roman" w:hAnsi="Times New Roman" w:cs="Times New Roman"/>
                <w:b/>
                <w:bCs/>
                <w:noProof/>
                <w:color w:val="0D0D0D" w:themeColor="text1" w:themeTint="F2"/>
                <w:sz w:val="28"/>
                <w:szCs w:val="28"/>
                <w:rPrChange w:id="293" w:author="Александр" w:date="2023-11-15T16:27:00Z">
                  <w:rPr>
                    <w:rFonts w:ascii="Times New Roman" w:hAnsi="Times New Roman" w:cs="Times New Roman"/>
                    <w:b/>
                    <w:bCs/>
                    <w:noProof/>
                    <w:sz w:val="28"/>
                    <w:szCs w:val="28"/>
                  </w:rPr>
                </w:rPrChange>
              </w:rPr>
              <w:delText>Элементы оглавления не найдены.</w:delText>
            </w:r>
          </w:del>
          <w:r w:rsidRPr="00407DA7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  <w:rPrChange w:id="294" w:author="Александр" w:date="2023-11-15T16:27:00Z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</w:rPrChange>
            </w:rPr>
            <w:fldChar w:fldCharType="end"/>
          </w:r>
        </w:p>
      </w:sdtContent>
    </w:sdt>
    <w:p w:rsidR="00A14FC1" w:rsidRPr="00407DA7" w:rsidRDefault="00A14FC1" w:rsidP="00407DA7">
      <w:p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295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296" w:author="Александр" w:date="2023-11-15T16:27:00Z">
          <w:pPr>
            <w:spacing w:line="360" w:lineRule="auto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297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br w:type="page"/>
      </w:r>
    </w:p>
    <w:p w:rsidR="000270E2" w:rsidRPr="00407DA7" w:rsidRDefault="00A14FC1" w:rsidP="00407DA7">
      <w:pPr>
        <w:pStyle w:val="a4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298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pPrChange w:id="299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center"/>
            <w:outlineLvl w:val="0"/>
          </w:pPr>
        </w:pPrChange>
      </w:pPr>
      <w:bookmarkStart w:id="300" w:name="_Toc150958049"/>
      <w:r w:rsidRPr="00407DA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301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lastRenderedPageBreak/>
        <w:t>ВЫБОР САЙТА С ФОРМОЙ РЕГИСТРАЦИИ</w:t>
      </w:r>
      <w:bookmarkEnd w:id="300"/>
    </w:p>
    <w:p w:rsidR="00A14FC1" w:rsidRPr="00407DA7" w:rsidRDefault="00A14FC1" w:rsidP="00407DA7">
      <w:pPr>
        <w:spacing w:line="360" w:lineRule="auto"/>
        <w:ind w:firstLine="708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02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03" w:author="Александр" w:date="2023-11-15T16:27:00Z">
          <w:pPr>
            <w:spacing w:line="360" w:lineRule="auto"/>
            <w:ind w:firstLine="708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04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В качестве сайта с формой регистрации был выбран сайт РЖД </w:t>
      </w:r>
      <w:r w:rsidRPr="002A5036">
        <w:rPr>
          <w:rFonts w:ascii="Times New Roman" w:hAnsi="Times New Roman" w:cs="Times New Roman"/>
          <w:color w:val="1F4E79" w:themeColor="accent1" w:themeShade="80"/>
          <w:sz w:val="28"/>
          <w:szCs w:val="28"/>
          <w:rPrChange w:id="305" w:author="Александр" w:date="2023-11-15T16:29:00Z">
            <w:rPr>
              <w:rFonts w:ascii="Times New Roman" w:hAnsi="Times New Roman" w:cs="Times New Roman"/>
              <w:sz w:val="28"/>
              <w:szCs w:val="28"/>
            </w:rPr>
          </w:rPrChange>
        </w:rPr>
        <w:fldChar w:fldCharType="begin"/>
      </w:r>
      <w:r w:rsidRPr="002A5036">
        <w:rPr>
          <w:rFonts w:ascii="Times New Roman" w:hAnsi="Times New Roman" w:cs="Times New Roman"/>
          <w:color w:val="1F4E79" w:themeColor="accent1" w:themeShade="80"/>
          <w:sz w:val="28"/>
          <w:szCs w:val="28"/>
          <w:rPrChange w:id="306" w:author="Александр" w:date="2023-11-15T16:29:00Z">
            <w:rPr>
              <w:rFonts w:ascii="Times New Roman" w:hAnsi="Times New Roman" w:cs="Times New Roman"/>
              <w:sz w:val="28"/>
              <w:szCs w:val="28"/>
            </w:rPr>
          </w:rPrChange>
        </w:rPr>
        <w:instrText xml:space="preserve"> HYPERLINK "https://www.rzd.ru/" </w:instrText>
      </w:r>
      <w:r w:rsidRPr="002A5036">
        <w:rPr>
          <w:rFonts w:ascii="Times New Roman" w:hAnsi="Times New Roman" w:cs="Times New Roman"/>
          <w:color w:val="1F4E79" w:themeColor="accent1" w:themeShade="80"/>
          <w:sz w:val="28"/>
          <w:szCs w:val="28"/>
          <w:rPrChange w:id="307" w:author="Александр" w:date="2023-11-15T16:29:00Z">
            <w:rPr>
              <w:rFonts w:ascii="Times New Roman" w:hAnsi="Times New Roman" w:cs="Times New Roman"/>
              <w:sz w:val="28"/>
              <w:szCs w:val="28"/>
            </w:rPr>
          </w:rPrChange>
        </w:rPr>
        <w:fldChar w:fldCharType="separate"/>
      </w:r>
      <w:r w:rsidRPr="002A5036">
        <w:rPr>
          <w:rStyle w:val="a5"/>
          <w:rFonts w:ascii="Times New Roman" w:hAnsi="Times New Roman" w:cs="Times New Roman"/>
          <w:color w:val="1F4E79" w:themeColor="accent1" w:themeShade="80"/>
          <w:sz w:val="28"/>
          <w:szCs w:val="28"/>
          <w:rPrChange w:id="308" w:author="Александр" w:date="2023-11-15T16:29:00Z">
            <w:rPr>
              <w:rStyle w:val="a5"/>
              <w:rFonts w:ascii="Times New Roman" w:hAnsi="Times New Roman" w:cs="Times New Roman"/>
              <w:sz w:val="28"/>
              <w:szCs w:val="28"/>
            </w:rPr>
          </w:rPrChange>
        </w:rPr>
        <w:t>https://www.rzd.ru/</w:t>
      </w:r>
      <w:r w:rsidRPr="002A5036">
        <w:rPr>
          <w:rFonts w:ascii="Times New Roman" w:hAnsi="Times New Roman" w:cs="Times New Roman"/>
          <w:color w:val="1F4E79" w:themeColor="accent1" w:themeShade="80"/>
          <w:sz w:val="28"/>
          <w:szCs w:val="28"/>
          <w:rPrChange w:id="309" w:author="Александр" w:date="2023-11-15T16:29:00Z">
            <w:rPr>
              <w:rFonts w:ascii="Times New Roman" w:hAnsi="Times New Roman" w:cs="Times New Roman"/>
              <w:sz w:val="28"/>
              <w:szCs w:val="28"/>
            </w:rPr>
          </w:rPrChange>
        </w:rPr>
        <w:fldChar w:fldCharType="end"/>
      </w:r>
      <w:r w:rsidRPr="002A5036">
        <w:rPr>
          <w:rFonts w:ascii="Times New Roman" w:hAnsi="Times New Roman" w:cs="Times New Roman"/>
          <w:color w:val="1F4E79" w:themeColor="accent1" w:themeShade="80"/>
          <w:sz w:val="28"/>
          <w:szCs w:val="28"/>
          <w:rPrChange w:id="310" w:author="Александр" w:date="2023-11-15T16:29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. </w:t>
      </w: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1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Данный сайт имеет множество недостатков и лишних полей в форме регистрации.</w:t>
      </w:r>
    </w:p>
    <w:p w:rsidR="00A14FC1" w:rsidRPr="00407DA7" w:rsidRDefault="00A14FC1" w:rsidP="00407DA7">
      <w:p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12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13" w:author="Александр" w:date="2023-11-15T16:27:00Z">
          <w:pPr/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14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br w:type="page"/>
      </w:r>
      <w:bookmarkStart w:id="315" w:name="_GoBack"/>
      <w:bookmarkEnd w:id="315"/>
    </w:p>
    <w:p w:rsidR="00A14FC1" w:rsidRPr="00407DA7" w:rsidRDefault="00947AB3" w:rsidP="00407DA7">
      <w:pPr>
        <w:pStyle w:val="a4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316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pPrChange w:id="317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center"/>
            <w:outlineLvl w:val="0"/>
          </w:pPr>
        </w:pPrChange>
      </w:pPr>
      <w:bookmarkStart w:id="318" w:name="_Toc150958050"/>
      <w:r w:rsidRPr="00407DA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319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lastRenderedPageBreak/>
        <w:t>НЕДОСТАТКИ ФОРМЫ РЕГИСТРАЦИИ</w:t>
      </w:r>
      <w:bookmarkEnd w:id="318"/>
    </w:p>
    <w:p w:rsidR="00947AB3" w:rsidRPr="00407DA7" w:rsidRDefault="00947AB3" w:rsidP="00407DA7">
      <w:pPr>
        <w:pStyle w:val="a4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320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pPrChange w:id="321" w:author="Александр" w:date="2023-11-15T16:27:00Z">
          <w:pPr>
            <w:pStyle w:val="a4"/>
            <w:numPr>
              <w:ilvl w:val="1"/>
              <w:numId w:val="1"/>
            </w:numPr>
            <w:spacing w:line="360" w:lineRule="auto"/>
            <w:ind w:left="1080" w:hanging="720"/>
            <w:jc w:val="center"/>
            <w:outlineLvl w:val="1"/>
          </w:pPr>
        </w:pPrChange>
      </w:pPr>
      <w:bookmarkStart w:id="322" w:name="_Toc150958051"/>
      <w:r w:rsidRPr="00407DA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323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t>НАХОЖДЕНИЕ ФОРМЫ РЕГИСТРАЦИИ</w:t>
      </w:r>
      <w:bookmarkEnd w:id="322"/>
    </w:p>
    <w:p w:rsidR="00947AB3" w:rsidRPr="00407DA7" w:rsidRDefault="00947AB3" w:rsidP="00407DA7">
      <w:pPr>
        <w:spacing w:line="360" w:lineRule="auto"/>
        <w:ind w:left="708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24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25" w:author="Александр" w:date="2023-11-15T16:27:00Z">
          <w:pPr>
            <w:spacing w:line="360" w:lineRule="auto"/>
            <w:ind w:left="708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26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При входе на сайт пользователю не предлагается сразу форма регистрации/входа. Чтобы зарегистрироваться нужно в верхнем правом углу нажать кнопку «Вход». </w:t>
      </w:r>
    </w:p>
    <w:p w:rsidR="00947AB3" w:rsidRPr="00407DA7" w:rsidRDefault="00947AB3" w:rsidP="00407DA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27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28" w:author="Александр" w:date="2023-11-15T16:27:00Z">
          <w:pPr>
            <w:spacing w:line="360" w:lineRule="auto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29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drawing>
          <wp:inline distT="0" distB="0" distL="0" distR="0" wp14:anchorId="3B572264" wp14:editId="18CF21C9">
            <wp:extent cx="5940425" cy="2852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B3" w:rsidRPr="00407DA7" w:rsidRDefault="00947AB3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30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31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32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Рисунок 1 – нахождение форму регистрации (шаг 1)</w:t>
      </w:r>
    </w:p>
    <w:p w:rsidR="00947AB3" w:rsidRPr="00407DA7" w:rsidRDefault="00947AB3" w:rsidP="00407DA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33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34" w:author="Александр" w:date="2023-11-15T16:27:00Z">
          <w:pPr>
            <w:spacing w:line="360" w:lineRule="auto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35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ab/>
        <w:t>Далее, появляется окно входа в аккаунт, нужно нажать кнопку «Регистрация»</w:t>
      </w:r>
    </w:p>
    <w:p w:rsidR="00947AB3" w:rsidRPr="00407DA7" w:rsidRDefault="00947AB3" w:rsidP="00407DA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36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37" w:author="Александр" w:date="2023-11-15T16:27:00Z">
          <w:pPr>
            <w:spacing w:line="360" w:lineRule="auto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38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drawing>
          <wp:inline distT="0" distB="0" distL="0" distR="0" wp14:anchorId="5D4FCC1F" wp14:editId="5956B2A1">
            <wp:extent cx="5940425" cy="2814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B3" w:rsidRPr="00407DA7" w:rsidRDefault="00947AB3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39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40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4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Рисунок 2 – нахождение формы регистрации (шаг 2)</w:t>
      </w:r>
    </w:p>
    <w:p w:rsidR="00947AB3" w:rsidRPr="00407DA7" w:rsidRDefault="00464B8F" w:rsidP="00407DA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42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43" w:author="Александр" w:date="2023-11-15T16:27:00Z">
          <w:pPr>
            <w:spacing w:line="360" w:lineRule="auto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44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lastRenderedPageBreak/>
        <w:tab/>
        <w:t>Итого, чтобы попасть на форму регистрации нужно сделать два клика, в то время, когда это окно могло появляться сразу, и количество кликов, требуемых для регистрации было бы равно 1.</w:t>
      </w:r>
    </w:p>
    <w:p w:rsidR="00464B8F" w:rsidRPr="00407DA7" w:rsidRDefault="00464B8F" w:rsidP="00407DA7">
      <w:pPr>
        <w:pStyle w:val="a4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345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pPrChange w:id="346" w:author="Александр" w:date="2023-11-15T16:27:00Z">
          <w:pPr>
            <w:pStyle w:val="a4"/>
            <w:numPr>
              <w:ilvl w:val="1"/>
              <w:numId w:val="1"/>
            </w:numPr>
            <w:spacing w:line="360" w:lineRule="auto"/>
            <w:ind w:left="1080" w:hanging="720"/>
            <w:jc w:val="center"/>
          </w:pPr>
        </w:pPrChange>
      </w:pPr>
      <w:bookmarkStart w:id="347" w:name="_Toc150958052"/>
      <w:r w:rsidRPr="00407DA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348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t>РАЗМЕР ФОРМЫ РЕГИСТРАЦИИ</w:t>
      </w:r>
      <w:bookmarkEnd w:id="347"/>
    </w:p>
    <w:p w:rsidR="00464B8F" w:rsidRPr="00407DA7" w:rsidRDefault="00464B8F" w:rsidP="00407DA7">
      <w:pPr>
        <w:spacing w:line="360" w:lineRule="auto"/>
        <w:ind w:firstLine="708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49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50" w:author="Александр" w:date="2023-11-15T16:27:00Z">
          <w:pPr>
            <w:spacing w:line="360" w:lineRule="auto"/>
            <w:ind w:firstLine="708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5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Размер формы регистрации очень большой, чтобы увидеть все поля, необходимо использовать вертикальную прокрутку.</w:t>
      </w:r>
    </w:p>
    <w:p w:rsidR="00464B8F" w:rsidRPr="00407DA7" w:rsidRDefault="00464B8F" w:rsidP="00407DA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52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53" w:author="Александр" w:date="2023-11-15T16:27:00Z">
          <w:pPr>
            <w:spacing w:line="360" w:lineRule="auto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54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drawing>
          <wp:inline distT="0" distB="0" distL="0" distR="0" wp14:anchorId="6E0F9D82" wp14:editId="681A67F4">
            <wp:extent cx="5940425" cy="29152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8F" w:rsidRPr="00407DA7" w:rsidRDefault="00464B8F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55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56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57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Рисунок 3 – форма регистрации (масштаб 50%)</w:t>
      </w:r>
    </w:p>
    <w:p w:rsidR="00464B8F" w:rsidRPr="00407DA7" w:rsidRDefault="00464B8F" w:rsidP="00407DA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58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59" w:author="Александр" w:date="2023-11-15T16:27:00Z">
          <w:pPr>
            <w:spacing w:line="360" w:lineRule="auto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60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ab/>
        <w:t>Между полями очень много свободного мест, что создает неудобства для пользователя.</w:t>
      </w:r>
    </w:p>
    <w:p w:rsidR="00464B8F" w:rsidRPr="00407DA7" w:rsidRDefault="00464B8F" w:rsidP="00407DA7">
      <w:p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6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62" w:author="Александр" w:date="2023-11-15T16:27:00Z">
          <w:pPr/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63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br w:type="page"/>
      </w:r>
    </w:p>
    <w:p w:rsidR="00464B8F" w:rsidRPr="00407DA7" w:rsidRDefault="006D440F" w:rsidP="00407DA7">
      <w:pPr>
        <w:pStyle w:val="a4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  <w:rPrChange w:id="364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</w:rPrChange>
        </w:rPr>
        <w:pPrChange w:id="365" w:author="Александр" w:date="2023-11-15T16:27:00Z">
          <w:pPr>
            <w:pStyle w:val="a4"/>
            <w:numPr>
              <w:ilvl w:val="1"/>
              <w:numId w:val="1"/>
            </w:numPr>
            <w:spacing w:line="360" w:lineRule="auto"/>
            <w:ind w:left="1080" w:hanging="720"/>
            <w:jc w:val="center"/>
          </w:pPr>
        </w:pPrChange>
      </w:pPr>
      <w:bookmarkStart w:id="366" w:name="_Toc150958053"/>
      <w:r w:rsidRPr="00407DA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  <w:rPrChange w:id="367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</w:rPrChange>
        </w:rPr>
        <w:lastRenderedPageBreak/>
        <w:t>UX,</w:t>
      </w:r>
      <w:r w:rsidRPr="00407DA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368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t xml:space="preserve"> </w:t>
      </w:r>
      <w:r w:rsidRPr="00407DA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val="en-US"/>
          <w:rPrChange w:id="369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</w:rPrChange>
        </w:rPr>
        <w:t xml:space="preserve">UI </w:t>
      </w:r>
      <w:r w:rsidR="00CB1BAB" w:rsidRPr="00407DA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370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t>ФОРМЫ РЕГИСТРАЦИИ</w:t>
      </w:r>
      <w:bookmarkEnd w:id="366"/>
    </w:p>
    <w:p w:rsidR="00CB1BAB" w:rsidRPr="00407DA7" w:rsidRDefault="00CB1BAB" w:rsidP="00407DA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7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72" w:author="Александр" w:date="2023-11-15T16:27:00Z">
          <w:pPr>
            <w:pStyle w:val="a4"/>
            <w:numPr>
              <w:numId w:val="2"/>
            </w:numPr>
            <w:spacing w:line="360" w:lineRule="auto"/>
            <w:ind w:left="1068" w:hanging="360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73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Отсутствие автофокуса на самом первом из полей ввода (</w:t>
      </w: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  <w:rPrChange w:id="374" w:author="Александр" w:date="2023-11-15T16:27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E</w:t>
      </w: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75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-</w:t>
      </w: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  <w:rPrChange w:id="376" w:author="Александр" w:date="2023-11-15T16:27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>mail</w:t>
      </w: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77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)</w:t>
      </w:r>
    </w:p>
    <w:p w:rsidR="00CB1BAB" w:rsidRPr="00407DA7" w:rsidRDefault="008216E1" w:rsidP="00407DA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78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79" w:author="Александр" w:date="2023-11-15T16:27:00Z">
          <w:pPr>
            <w:spacing w:line="360" w:lineRule="auto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80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drawing>
          <wp:inline distT="0" distB="0" distL="0" distR="0" wp14:anchorId="5812F2DA" wp14:editId="69FB6EA8">
            <wp:extent cx="5940425" cy="65112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E1" w:rsidRPr="00407DA7" w:rsidRDefault="00CB1BAB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8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82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83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Рисунок 4 – отсутствие автофокуса на первом поле ввода</w:t>
      </w:r>
    </w:p>
    <w:p w:rsidR="008216E1" w:rsidRPr="00407DA7" w:rsidRDefault="008216E1" w:rsidP="00407DA7">
      <w:p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84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85" w:author="Александр" w:date="2023-11-15T16:27:00Z">
          <w:pPr/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86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br w:type="page"/>
      </w:r>
    </w:p>
    <w:p w:rsidR="00CB1BAB" w:rsidRPr="00407DA7" w:rsidRDefault="008216E1" w:rsidP="00407DA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87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88" w:author="Александр" w:date="2023-11-15T16:27:00Z">
          <w:pPr>
            <w:pStyle w:val="a4"/>
            <w:numPr>
              <w:numId w:val="2"/>
            </w:numPr>
            <w:spacing w:line="360" w:lineRule="auto"/>
            <w:ind w:left="1068" w:hanging="360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89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lastRenderedPageBreak/>
        <w:t>Отсутствие галочки у поля с согласием на обработку персональных данных</w:t>
      </w:r>
    </w:p>
    <w:p w:rsidR="008216E1" w:rsidRPr="00407DA7" w:rsidRDefault="008216E1" w:rsidP="00407DA7">
      <w:pPr>
        <w:spacing w:line="360" w:lineRule="auto"/>
        <w:ind w:firstLine="708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90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91" w:author="Александр" w:date="2023-11-15T16:27:00Z">
          <w:pPr>
            <w:spacing w:line="360" w:lineRule="auto"/>
            <w:ind w:firstLine="708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92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Такая галочка уменьшила была количество кликов пользователя при регистрации на один.</w:t>
      </w:r>
    </w:p>
    <w:p w:rsidR="008216E1" w:rsidRPr="00407DA7" w:rsidRDefault="008216E1" w:rsidP="00407DA7">
      <w:p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93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94" w:author="Александр" w:date="2023-11-15T16:27:00Z">
          <w:pPr>
            <w:spacing w:line="360" w:lineRule="auto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95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drawing>
          <wp:inline distT="0" distB="0" distL="0" distR="0" wp14:anchorId="6DD11E96" wp14:editId="0A8F4E7E">
            <wp:extent cx="5940425" cy="8636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E1" w:rsidRPr="00407DA7" w:rsidRDefault="008216E1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96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397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398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Рисунок 5 - отсутствие галочки у поля с согласием на обработку персональных данных</w:t>
      </w:r>
    </w:p>
    <w:p w:rsidR="008216E1" w:rsidRPr="00407DA7" w:rsidRDefault="008216E1" w:rsidP="00407DA7">
      <w:p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399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00" w:author="Александр" w:date="2023-11-15T16:27:00Z">
          <w:pPr>
            <w:spacing w:line="360" w:lineRule="auto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0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ab/>
      </w:r>
    </w:p>
    <w:p w:rsidR="006D440F" w:rsidRPr="00407DA7" w:rsidRDefault="008216E1" w:rsidP="00407DA7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02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03" w:author="Александр" w:date="2023-11-15T16:27:00Z">
          <w:pPr>
            <w:pStyle w:val="a4"/>
            <w:numPr>
              <w:numId w:val="2"/>
            </w:numPr>
            <w:spacing w:line="360" w:lineRule="auto"/>
            <w:ind w:left="1068" w:hanging="360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04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Отсутствует необходимость в поле «</w:t>
      </w:r>
      <w:r w:rsidR="006D440F"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05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Л</w:t>
      </w: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06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огин»</w:t>
      </w:r>
      <w:r w:rsidR="006D440F"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07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.</w:t>
      </w:r>
    </w:p>
    <w:p w:rsidR="008216E1" w:rsidRPr="00407DA7" w:rsidRDefault="006D440F" w:rsidP="00407DA7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08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09" w:author="Александр" w:date="2023-11-15T16:27:00Z">
          <w:pPr>
            <w:pStyle w:val="a4"/>
            <w:numPr>
              <w:numId w:val="2"/>
            </w:numPr>
            <w:spacing w:line="360" w:lineRule="auto"/>
            <w:ind w:left="1068" w:hanging="360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10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Поле для ввода Фамилии и поле для ввода Имени – два разных поля, которые можно объединить в одно.</w:t>
      </w:r>
    </w:p>
    <w:p w:rsidR="006D440F" w:rsidRPr="00407DA7" w:rsidRDefault="006D440F" w:rsidP="00407DA7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1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12" w:author="Александр" w:date="2023-11-15T16:27:00Z">
          <w:pPr>
            <w:pStyle w:val="a4"/>
            <w:numPr>
              <w:numId w:val="2"/>
            </w:numPr>
            <w:spacing w:line="360" w:lineRule="auto"/>
            <w:ind w:left="1068" w:hanging="360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13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Поля «Имя» и «Фамилия» не нужны при регистрации. </w:t>
      </w:r>
    </w:p>
    <w:p w:rsidR="006D440F" w:rsidRPr="00407DA7" w:rsidRDefault="006D440F" w:rsidP="00407DA7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14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15" w:author="Александр" w:date="2023-11-15T16:27:00Z">
          <w:pPr>
            <w:pStyle w:val="a4"/>
            <w:numPr>
              <w:numId w:val="2"/>
            </w:numPr>
            <w:spacing w:line="360" w:lineRule="auto"/>
            <w:ind w:left="1068" w:hanging="360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16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Пароль необходимо подтверждать, но при этом его даже нельзя просмотреть</w:t>
      </w:r>
    </w:p>
    <w:p w:rsidR="006D440F" w:rsidRPr="00407DA7" w:rsidRDefault="00E824B6" w:rsidP="00407DA7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17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18" w:author="Александр" w:date="2023-11-15T16:27:00Z">
          <w:pPr>
            <w:pStyle w:val="a4"/>
            <w:numPr>
              <w:numId w:val="2"/>
            </w:numPr>
            <w:spacing w:line="360" w:lineRule="auto"/>
            <w:ind w:left="1068" w:hanging="360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19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Пароль должен строго соответствовать требованиям, для просмотра которых требуется нажать вопросительный знак сверху поля.</w:t>
      </w:r>
    </w:p>
    <w:p w:rsidR="00E824B6" w:rsidRPr="00407DA7" w:rsidRDefault="00E824B6" w:rsidP="00407DA7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20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21" w:author="Александр" w:date="2023-11-15T16:27:00Z">
          <w:pPr>
            <w:pStyle w:val="a4"/>
            <w:numPr>
              <w:numId w:val="2"/>
            </w:numPr>
            <w:spacing w:line="360" w:lineRule="auto"/>
            <w:ind w:left="1068" w:hanging="360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22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При несоответствии пароля требованиям не указывается, что именно в нем не так, а т.к. отсутствует возможность просмотреть его, возникают определенные трудности при его вводе.</w:t>
      </w:r>
    </w:p>
    <w:p w:rsidR="00E824B6" w:rsidRPr="00407DA7" w:rsidRDefault="00E824B6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23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24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25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drawing>
          <wp:inline distT="0" distB="0" distL="0" distR="0" wp14:anchorId="36C2DDC3" wp14:editId="6CC25F33">
            <wp:extent cx="3791479" cy="1076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6" w:rsidRPr="00407DA7" w:rsidRDefault="00E824B6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26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27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28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Рисунок 6 – проблемы ввода пароля</w:t>
      </w:r>
    </w:p>
    <w:p w:rsidR="00E824B6" w:rsidRPr="00407DA7" w:rsidRDefault="00E824B6" w:rsidP="00407DA7">
      <w:pPr>
        <w:pStyle w:val="a4"/>
        <w:spacing w:line="360" w:lineRule="auto"/>
        <w:ind w:left="1068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29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30" w:author="Александр" w:date="2023-11-15T16:27:00Z">
          <w:pPr>
            <w:pStyle w:val="a4"/>
            <w:spacing w:line="360" w:lineRule="auto"/>
            <w:ind w:left="1068"/>
            <w:jc w:val="both"/>
          </w:pPr>
        </w:pPrChange>
      </w:pPr>
    </w:p>
    <w:p w:rsidR="00E824B6" w:rsidRPr="00407DA7" w:rsidRDefault="00E824B6" w:rsidP="00407DA7">
      <w:pPr>
        <w:pStyle w:val="a4"/>
        <w:spacing w:line="360" w:lineRule="auto"/>
        <w:ind w:left="1068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3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32" w:author="Александр" w:date="2023-11-15T16:27:00Z">
          <w:pPr>
            <w:pStyle w:val="a4"/>
            <w:spacing w:line="360" w:lineRule="auto"/>
            <w:ind w:left="1068"/>
            <w:jc w:val="both"/>
          </w:pPr>
        </w:pPrChange>
      </w:pPr>
    </w:p>
    <w:p w:rsidR="00E824B6" w:rsidRPr="00407DA7" w:rsidRDefault="00E824B6" w:rsidP="00407DA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33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34" w:author="Александр" w:date="2023-11-15T16:27:00Z">
          <w:pPr>
            <w:pStyle w:val="a4"/>
            <w:numPr>
              <w:numId w:val="2"/>
            </w:numPr>
            <w:spacing w:line="360" w:lineRule="auto"/>
            <w:ind w:left="1068" w:hanging="360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35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lastRenderedPageBreak/>
        <w:t xml:space="preserve">Защитный код добавляет лишний клик пользователю </w:t>
      </w:r>
    </w:p>
    <w:p w:rsidR="00E824B6" w:rsidRPr="00407DA7" w:rsidRDefault="00E824B6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36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37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38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drawing>
          <wp:inline distT="0" distB="0" distL="0" distR="0" wp14:anchorId="77CB0DCD" wp14:editId="43DD6F6D">
            <wp:extent cx="5940425" cy="685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6" w:rsidRPr="00407DA7" w:rsidRDefault="00E824B6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39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40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4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Рисунок 7 – защитный код</w:t>
      </w:r>
    </w:p>
    <w:p w:rsidR="00E824B6" w:rsidRPr="00407DA7" w:rsidRDefault="00E824B6" w:rsidP="00407DA7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42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43" w:author="Александр" w:date="2023-11-15T16:27:00Z">
          <w:pPr>
            <w:pStyle w:val="a4"/>
            <w:numPr>
              <w:numId w:val="2"/>
            </w:numPr>
            <w:spacing w:line="360" w:lineRule="auto"/>
            <w:ind w:left="1068" w:hanging="360"/>
            <w:jc w:val="both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44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 В пунктах соглашения при регистрации нет смысла,</w:t>
      </w:r>
      <w:r w:rsidR="00DE0C0E"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45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 все ссылки уже были выше у соответствующих полей, а фраза «Регистрационные данные указаны мною добровольно» не несет в себе никакого смысла.</w:t>
      </w:r>
    </w:p>
    <w:p w:rsidR="00E824B6" w:rsidRPr="00407DA7" w:rsidRDefault="00E824B6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46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47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48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drawing>
          <wp:inline distT="0" distB="0" distL="0" distR="0" wp14:anchorId="21088F7A" wp14:editId="6074FDDB">
            <wp:extent cx="5940425" cy="16522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0E" w:rsidRPr="00407DA7" w:rsidRDefault="00DE0C0E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49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50" w:author="Александр" w:date="2023-11-15T16:27:00Z">
          <w:pPr>
            <w:spacing w:line="360" w:lineRule="auto"/>
            <w:jc w:val="center"/>
          </w:pPr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51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t>Рисунок 8 – пункты соглашения пользователя</w:t>
      </w:r>
    </w:p>
    <w:p w:rsidR="00DE0C0E" w:rsidRPr="00407DA7" w:rsidRDefault="00DE0C0E" w:rsidP="00407DA7">
      <w:pPr>
        <w:spacing w:line="36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452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pPrChange w:id="453" w:author="Александр" w:date="2023-11-15T16:27:00Z">
          <w:pPr/>
        </w:pPrChange>
      </w:pPr>
      <w:r w:rsidRPr="00407DA7">
        <w:rPr>
          <w:rFonts w:ascii="Times New Roman" w:hAnsi="Times New Roman" w:cs="Times New Roman"/>
          <w:color w:val="0D0D0D" w:themeColor="text1" w:themeTint="F2"/>
          <w:sz w:val="28"/>
          <w:szCs w:val="28"/>
          <w:rPrChange w:id="454" w:author="Александр" w:date="2023-11-15T16:27:00Z">
            <w:rPr>
              <w:rFonts w:ascii="Times New Roman" w:hAnsi="Times New Roman" w:cs="Times New Roman"/>
              <w:sz w:val="28"/>
              <w:szCs w:val="28"/>
            </w:rPr>
          </w:rPrChange>
        </w:rPr>
        <w:br w:type="page"/>
      </w:r>
    </w:p>
    <w:p w:rsidR="00DE0C0E" w:rsidRPr="00407DA7" w:rsidRDefault="00DE0C0E" w:rsidP="00407DA7">
      <w:pPr>
        <w:pStyle w:val="a4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455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pPrChange w:id="456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center"/>
          </w:pPr>
        </w:pPrChange>
      </w:pPr>
      <w:bookmarkStart w:id="457" w:name="_Toc150958054"/>
      <w:r w:rsidRPr="00407DA7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rPrChange w:id="458" w:author="Александр" w:date="2023-11-15T16:27:00Z">
            <w:rPr>
              <w:rFonts w:ascii="Times New Roman" w:hAnsi="Times New Roman" w:cs="Times New Roman"/>
              <w:b/>
              <w:sz w:val="28"/>
              <w:szCs w:val="28"/>
            </w:rPr>
          </w:rPrChange>
        </w:rPr>
        <w:lastRenderedPageBreak/>
        <w:t>ТЕСТЫ</w:t>
      </w:r>
      <w:bookmarkEnd w:id="457"/>
    </w:p>
    <w:p w:rsidR="00DE0C0E" w:rsidRPr="00407DA7" w:rsidRDefault="00407DA7" w:rsidP="00407DA7">
      <w:pPr>
        <w:pStyle w:val="a4"/>
        <w:numPr>
          <w:ilvl w:val="1"/>
          <w:numId w:val="5"/>
        </w:numPr>
        <w:spacing w:line="360" w:lineRule="auto"/>
        <w:jc w:val="center"/>
        <w:outlineLvl w:val="1"/>
        <w:rPr>
          <w:ins w:id="459" w:author="Александр" w:date="2023-11-15T14:42:00Z"/>
          <w:rFonts w:ascii="Times New Roman" w:hAnsi="Times New Roman" w:cs="Times New Roman"/>
          <w:b/>
          <w:color w:val="0D0D0D" w:themeColor="text1" w:themeTint="F2"/>
          <w:sz w:val="28"/>
          <w:szCs w:val="28"/>
          <w:rPrChange w:id="460" w:author="Александр" w:date="2023-11-15T16:27:00Z">
            <w:rPr>
              <w:ins w:id="461" w:author="Александр" w:date="2023-11-15T14:42:00Z"/>
            </w:rPr>
          </w:rPrChange>
        </w:rPr>
        <w:pPrChange w:id="462" w:author="Александр" w:date="2023-11-15T16:27:00Z">
          <w:pPr>
            <w:pStyle w:val="a4"/>
            <w:spacing w:line="360" w:lineRule="auto"/>
            <w:ind w:left="0"/>
          </w:pPr>
        </w:pPrChange>
      </w:pPr>
      <w:bookmarkStart w:id="463" w:name="_Toc150958055"/>
      <w:ins w:id="464" w:author="Александр" w:date="2023-11-15T15:29:00Z">
        <w:r>
          <w:rPr>
            <w:rFonts w:ascii="Times New Roman" w:hAnsi="Times New Roman" w:cs="Times New Roman"/>
            <w:b/>
            <w:color w:val="0D0D0D" w:themeColor="text1" w:themeTint="F2"/>
            <w:sz w:val="28"/>
            <w:szCs w:val="28"/>
            <w:rPrChange w:id="465" w:author="Александр" w:date="2023-11-15T16:27:00Z">
              <w:rPr>
                <w:rFonts w:ascii="Times New Roman" w:hAnsi="Times New Roman" w:cs="Times New Roman"/>
                <w:b/>
                <w:color w:val="0D0D0D" w:themeColor="text1" w:themeTint="F2"/>
                <w:sz w:val="28"/>
                <w:szCs w:val="28"/>
              </w:rPr>
            </w:rPrChange>
          </w:rPr>
          <w:t xml:space="preserve">. </w:t>
        </w:r>
      </w:ins>
      <w:ins w:id="466" w:author="Александр" w:date="2023-11-15T14:42:00Z">
        <w:r w:rsidR="00DE0C0E" w:rsidRPr="00407DA7">
          <w:rPr>
            <w:rFonts w:ascii="Times New Roman" w:hAnsi="Times New Roman" w:cs="Times New Roman"/>
            <w:b/>
            <w:color w:val="0D0D0D" w:themeColor="text1" w:themeTint="F2"/>
            <w:sz w:val="28"/>
            <w:szCs w:val="28"/>
            <w:rPrChange w:id="467" w:author="Александр" w:date="2023-11-15T16:27:00Z">
              <w:rPr/>
            </w:rPrChange>
          </w:rPr>
          <w:t>ПОЗИТИВНЫЕ ТЕСТЫ</w:t>
        </w:r>
        <w:bookmarkEnd w:id="463"/>
      </w:ins>
    </w:p>
    <w:p w:rsidR="00DE0C0E" w:rsidRPr="00407DA7" w:rsidRDefault="0098136A" w:rsidP="00407DA7">
      <w:pPr>
        <w:pStyle w:val="a4"/>
        <w:numPr>
          <w:ilvl w:val="0"/>
          <w:numId w:val="4"/>
        </w:numPr>
        <w:spacing w:line="360" w:lineRule="auto"/>
        <w:ind w:left="284" w:hanging="229"/>
        <w:jc w:val="center"/>
        <w:rPr>
          <w:ins w:id="468" w:author="Александр" w:date="2023-11-15T15:30:00Z"/>
          <w:rFonts w:ascii="Times New Roman" w:hAnsi="Times New Roman" w:cs="Times New Roman"/>
          <w:color w:val="0D0D0D" w:themeColor="text1" w:themeTint="F2"/>
          <w:sz w:val="28"/>
          <w:szCs w:val="28"/>
          <w:rPrChange w:id="469" w:author="Александр" w:date="2023-11-15T16:27:00Z">
            <w:rPr>
              <w:ins w:id="470" w:author="Александр" w:date="2023-11-15T15:30:00Z"/>
              <w:rFonts w:ascii="Times New Roman" w:hAnsi="Times New Roman" w:cs="Times New Roman"/>
              <w:sz w:val="28"/>
              <w:szCs w:val="28"/>
            </w:rPr>
          </w:rPrChange>
        </w:rPr>
        <w:pPrChange w:id="471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472" w:author="Александр" w:date="2023-11-15T15:3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47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474" w:author="Александр" w:date="2023-11-15T15:3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47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Все поля заполнены корректно</w:t>
        </w:r>
      </w:ins>
    </w:p>
    <w:p w:rsidR="0098136A" w:rsidRPr="00407DA7" w:rsidRDefault="0098136A" w:rsidP="00407DA7">
      <w:pPr>
        <w:pStyle w:val="a4"/>
        <w:numPr>
          <w:ilvl w:val="0"/>
          <w:numId w:val="6"/>
        </w:numPr>
        <w:spacing w:line="360" w:lineRule="auto"/>
        <w:jc w:val="both"/>
        <w:rPr>
          <w:ins w:id="476" w:author="Александр" w:date="2023-11-15T15:33:00Z"/>
          <w:rFonts w:ascii="Times New Roman" w:hAnsi="Times New Roman" w:cs="Times New Roman"/>
          <w:color w:val="0D0D0D" w:themeColor="text1" w:themeTint="F2"/>
          <w:sz w:val="28"/>
          <w:szCs w:val="28"/>
          <w:rPrChange w:id="477" w:author="Александр" w:date="2023-11-15T16:27:00Z">
            <w:rPr>
              <w:ins w:id="478" w:author="Александр" w:date="2023-11-15T15:33:00Z"/>
              <w:rFonts w:ascii="Times New Roman" w:hAnsi="Times New Roman" w:cs="Times New Roman"/>
              <w:sz w:val="28"/>
              <w:szCs w:val="28"/>
            </w:rPr>
          </w:rPrChange>
        </w:rPr>
        <w:pPrChange w:id="479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480" w:author="Александр" w:date="2023-11-15T15:3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48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</w:t>
        </w:r>
      </w:ins>
      <w:ins w:id="482" w:author="Александр" w:date="2023-11-15T15:33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48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484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</w:t>
        </w:r>
      </w:ins>
      <w:ins w:id="485" w:author="Александр" w:date="2023-11-15T15:3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486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487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</w:ins>
      <w:ins w:id="488" w:author="Александр" w:date="2023-11-15T15:33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48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</w:t>
        </w:r>
      </w:ins>
      <w:ins w:id="490" w:author="Александр" w:date="2023-11-15T15:3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49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ввести: </w:t>
        </w:r>
      </w:ins>
      <w:ins w:id="492" w:author="Александр" w:date="2023-11-15T15:33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49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494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</w:ins>
      <w:ins w:id="495" w:author="Александр" w:date="2023-11-15T15:3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496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@</w:t>
        </w:r>
      </w:ins>
      <w:ins w:id="497" w:author="Александр" w:date="2023-11-15T15:33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498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499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500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0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</w:t>
        </w:r>
      </w:ins>
    </w:p>
    <w:p w:rsidR="0098136A" w:rsidRPr="00407DA7" w:rsidRDefault="0098136A" w:rsidP="00407DA7">
      <w:pPr>
        <w:pStyle w:val="a4"/>
        <w:numPr>
          <w:ilvl w:val="0"/>
          <w:numId w:val="6"/>
        </w:numPr>
        <w:spacing w:line="360" w:lineRule="auto"/>
        <w:jc w:val="both"/>
        <w:rPr>
          <w:ins w:id="502" w:author="Александр" w:date="2023-11-15T15:34:00Z"/>
          <w:rFonts w:ascii="Times New Roman" w:hAnsi="Times New Roman" w:cs="Times New Roman"/>
          <w:color w:val="0D0D0D" w:themeColor="text1" w:themeTint="F2"/>
          <w:sz w:val="28"/>
          <w:szCs w:val="28"/>
          <w:rPrChange w:id="503" w:author="Александр" w:date="2023-11-15T16:27:00Z">
            <w:rPr>
              <w:ins w:id="504" w:author="Александр" w:date="2023-11-15T15:34:00Z"/>
              <w:rFonts w:ascii="Times New Roman" w:hAnsi="Times New Roman" w:cs="Times New Roman"/>
              <w:sz w:val="28"/>
              <w:szCs w:val="28"/>
            </w:rPr>
          </w:rPrChange>
        </w:rPr>
        <w:pPrChange w:id="505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06" w:author="Александр" w:date="2023-11-15T15:33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0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</w:t>
        </w:r>
      </w:ins>
      <w:ins w:id="508" w:author="Александр" w:date="2023-11-15T15:3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0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</w:t>
        </w:r>
      </w:ins>
      <w:ins w:id="510" w:author="Александр" w:date="2023-11-15T15:33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1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Логин</w:t>
        </w:r>
      </w:ins>
      <w:ins w:id="512" w:author="Александр" w:date="2023-11-15T15:3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1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» - </w:t>
        </w:r>
      </w:ins>
      <w:proofErr w:type="spellStart"/>
      <w:ins w:id="514" w:author="Александр" w:date="2023-11-15T15:3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1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mail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16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_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517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18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519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</w:t>
        </w:r>
        <w:proofErr w:type="spellEnd"/>
      </w:ins>
    </w:p>
    <w:p w:rsidR="0098136A" w:rsidRPr="00407DA7" w:rsidRDefault="0098136A" w:rsidP="00407DA7">
      <w:pPr>
        <w:pStyle w:val="a4"/>
        <w:numPr>
          <w:ilvl w:val="0"/>
          <w:numId w:val="6"/>
        </w:numPr>
        <w:spacing w:line="360" w:lineRule="auto"/>
        <w:jc w:val="both"/>
        <w:rPr>
          <w:ins w:id="520" w:author="Александр" w:date="2023-11-15T15:35:00Z"/>
          <w:rFonts w:ascii="Times New Roman" w:hAnsi="Times New Roman" w:cs="Times New Roman"/>
          <w:color w:val="0D0D0D" w:themeColor="text1" w:themeTint="F2"/>
          <w:sz w:val="28"/>
          <w:szCs w:val="28"/>
          <w:rPrChange w:id="521" w:author="Александр" w:date="2023-11-15T16:27:00Z">
            <w:rPr>
              <w:ins w:id="522" w:author="Александр" w:date="2023-11-15T15:35:00Z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pPrChange w:id="523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24" w:author="Александр" w:date="2023-11-15T15:3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2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 поле</w:t>
        </w:r>
      </w:ins>
      <w:ins w:id="526" w:author="Александр" w:date="2023-11-15T15:3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2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«Пароль»</w:t>
        </w:r>
      </w:ins>
      <w:ins w:id="528" w:author="Александр" w:date="2023-11-15T15:3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2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530" w:author="Александр" w:date="2023-11-15T15:3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3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– 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532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Password123</w:t>
        </w:r>
      </w:ins>
    </w:p>
    <w:p w:rsidR="0098136A" w:rsidRPr="00407DA7" w:rsidRDefault="0098136A" w:rsidP="00407DA7">
      <w:pPr>
        <w:pStyle w:val="a4"/>
        <w:numPr>
          <w:ilvl w:val="0"/>
          <w:numId w:val="6"/>
        </w:numPr>
        <w:spacing w:line="360" w:lineRule="auto"/>
        <w:jc w:val="both"/>
        <w:rPr>
          <w:ins w:id="533" w:author="Александр" w:date="2023-11-15T15:36:00Z"/>
          <w:rFonts w:ascii="Times New Roman" w:hAnsi="Times New Roman" w:cs="Times New Roman"/>
          <w:color w:val="0D0D0D" w:themeColor="text1" w:themeTint="F2"/>
          <w:sz w:val="28"/>
          <w:szCs w:val="28"/>
          <w:rPrChange w:id="534" w:author="Александр" w:date="2023-11-15T16:27:00Z">
            <w:rPr>
              <w:ins w:id="535" w:author="Александр" w:date="2023-11-15T15:36:00Z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pPrChange w:id="536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37" w:author="Александр" w:date="2023-11-15T15:3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3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 поле «Подтверждение пароля»</w:t>
        </w:r>
      </w:ins>
      <w:ins w:id="539" w:author="Александр" w:date="2023-11-15T15:3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4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- 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541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Password123</w:t>
        </w:r>
      </w:ins>
    </w:p>
    <w:p w:rsidR="0098136A" w:rsidRPr="00407DA7" w:rsidRDefault="0098136A" w:rsidP="00407DA7">
      <w:pPr>
        <w:pStyle w:val="a4"/>
        <w:numPr>
          <w:ilvl w:val="0"/>
          <w:numId w:val="6"/>
        </w:numPr>
        <w:spacing w:line="360" w:lineRule="auto"/>
        <w:jc w:val="both"/>
        <w:rPr>
          <w:ins w:id="542" w:author="Александр" w:date="2023-11-15T15:36:00Z"/>
          <w:rFonts w:ascii="Times New Roman" w:hAnsi="Times New Roman" w:cs="Times New Roman"/>
          <w:color w:val="0D0D0D" w:themeColor="text1" w:themeTint="F2"/>
          <w:sz w:val="28"/>
          <w:szCs w:val="28"/>
          <w:rPrChange w:id="543" w:author="Александр" w:date="2023-11-15T16:27:00Z">
            <w:rPr>
              <w:ins w:id="544" w:author="Александр" w:date="2023-11-15T15:36:00Z"/>
              <w:rFonts w:ascii="Times New Roman" w:hAnsi="Times New Roman" w:cs="Times New Roman"/>
              <w:sz w:val="28"/>
              <w:szCs w:val="28"/>
            </w:rPr>
          </w:rPrChange>
        </w:rPr>
        <w:pPrChange w:id="545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46" w:author="Александр" w:date="2023-11-15T15:3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4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«Имя» - Иван</w:t>
        </w:r>
      </w:ins>
    </w:p>
    <w:p w:rsidR="0098136A" w:rsidRPr="00407DA7" w:rsidRDefault="0098136A" w:rsidP="00407DA7">
      <w:pPr>
        <w:pStyle w:val="a4"/>
        <w:numPr>
          <w:ilvl w:val="0"/>
          <w:numId w:val="6"/>
        </w:numPr>
        <w:spacing w:line="360" w:lineRule="auto"/>
        <w:jc w:val="both"/>
        <w:rPr>
          <w:ins w:id="548" w:author="Александр" w:date="2023-11-15T15:36:00Z"/>
          <w:rFonts w:ascii="Times New Roman" w:hAnsi="Times New Roman" w:cs="Times New Roman"/>
          <w:color w:val="0D0D0D" w:themeColor="text1" w:themeTint="F2"/>
          <w:sz w:val="28"/>
          <w:szCs w:val="28"/>
          <w:rPrChange w:id="549" w:author="Александр" w:date="2023-11-15T16:27:00Z">
            <w:rPr>
              <w:ins w:id="550" w:author="Александр" w:date="2023-11-15T15:36:00Z"/>
              <w:rFonts w:ascii="Times New Roman" w:hAnsi="Times New Roman" w:cs="Times New Roman"/>
              <w:sz w:val="28"/>
              <w:szCs w:val="28"/>
            </w:rPr>
          </w:rPrChange>
        </w:rPr>
        <w:pPrChange w:id="551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52" w:author="Александр" w:date="2023-11-15T15:3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5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«Фамилия» - Иванов</w:t>
        </w:r>
      </w:ins>
    </w:p>
    <w:p w:rsidR="0098136A" w:rsidRPr="00407DA7" w:rsidRDefault="0098136A" w:rsidP="00407DA7">
      <w:pPr>
        <w:pStyle w:val="a4"/>
        <w:numPr>
          <w:ilvl w:val="0"/>
          <w:numId w:val="6"/>
        </w:numPr>
        <w:spacing w:line="360" w:lineRule="auto"/>
        <w:jc w:val="both"/>
        <w:rPr>
          <w:ins w:id="554" w:author="Александр" w:date="2023-11-15T15:36:00Z"/>
          <w:rFonts w:ascii="Times New Roman" w:hAnsi="Times New Roman" w:cs="Times New Roman"/>
          <w:color w:val="0D0D0D" w:themeColor="text1" w:themeTint="F2"/>
          <w:sz w:val="28"/>
          <w:szCs w:val="28"/>
          <w:rPrChange w:id="555" w:author="Александр" w:date="2023-11-15T16:27:00Z">
            <w:rPr>
              <w:ins w:id="556" w:author="Александр" w:date="2023-11-15T15:36:00Z"/>
              <w:rFonts w:ascii="Times New Roman" w:hAnsi="Times New Roman" w:cs="Times New Roman"/>
              <w:sz w:val="28"/>
              <w:szCs w:val="28"/>
            </w:rPr>
          </w:rPrChange>
        </w:rPr>
        <w:pPrChange w:id="557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58" w:author="Александр" w:date="2023-11-15T15:3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5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Ставим галочку напротив согласия на обработку персональных данных</w:t>
        </w:r>
      </w:ins>
    </w:p>
    <w:p w:rsidR="0098136A" w:rsidRPr="00407DA7" w:rsidRDefault="0098136A" w:rsidP="00407DA7">
      <w:pPr>
        <w:pStyle w:val="a4"/>
        <w:numPr>
          <w:ilvl w:val="0"/>
          <w:numId w:val="6"/>
        </w:numPr>
        <w:spacing w:line="360" w:lineRule="auto"/>
        <w:jc w:val="both"/>
        <w:rPr>
          <w:ins w:id="560" w:author="Александр" w:date="2023-11-15T15:37:00Z"/>
          <w:rFonts w:ascii="Times New Roman" w:hAnsi="Times New Roman" w:cs="Times New Roman"/>
          <w:color w:val="0D0D0D" w:themeColor="text1" w:themeTint="F2"/>
          <w:sz w:val="28"/>
          <w:szCs w:val="28"/>
          <w:rPrChange w:id="561" w:author="Александр" w:date="2023-11-15T16:27:00Z">
            <w:rPr>
              <w:ins w:id="562" w:author="Александр" w:date="2023-11-15T15:37:00Z"/>
              <w:rFonts w:ascii="Times New Roman" w:hAnsi="Times New Roman" w:cs="Times New Roman"/>
              <w:sz w:val="28"/>
              <w:szCs w:val="28"/>
            </w:rPr>
          </w:rPrChange>
        </w:rPr>
        <w:pPrChange w:id="563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64" w:author="Александр" w:date="2023-11-15T15:3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6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Вводим в поле «Защитный код» соответствующий код</w:t>
        </w:r>
      </w:ins>
    </w:p>
    <w:p w:rsidR="0098136A" w:rsidRPr="00407DA7" w:rsidRDefault="0098136A" w:rsidP="00407DA7">
      <w:pPr>
        <w:pStyle w:val="a4"/>
        <w:numPr>
          <w:ilvl w:val="0"/>
          <w:numId w:val="6"/>
        </w:numPr>
        <w:spacing w:line="360" w:lineRule="auto"/>
        <w:jc w:val="both"/>
        <w:rPr>
          <w:ins w:id="566" w:author="Александр" w:date="2023-11-15T15:39:00Z"/>
          <w:rFonts w:ascii="Times New Roman" w:hAnsi="Times New Roman" w:cs="Times New Roman"/>
          <w:color w:val="0D0D0D" w:themeColor="text1" w:themeTint="F2"/>
          <w:sz w:val="28"/>
          <w:szCs w:val="28"/>
          <w:rPrChange w:id="567" w:author="Александр" w:date="2023-11-15T16:27:00Z">
            <w:rPr>
              <w:ins w:id="568" w:author="Александр" w:date="2023-11-15T15:39:00Z"/>
              <w:rFonts w:ascii="Times New Roman" w:hAnsi="Times New Roman" w:cs="Times New Roman"/>
              <w:sz w:val="28"/>
              <w:szCs w:val="28"/>
            </w:rPr>
          </w:rPrChange>
        </w:rPr>
        <w:pPrChange w:id="569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70" w:author="Александр" w:date="2023-11-15T15:3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7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Нажимаем на кнопку «Зарегистрироваться»</w:t>
        </w:r>
      </w:ins>
    </w:p>
    <w:p w:rsidR="00C55B7A" w:rsidRPr="00407DA7" w:rsidRDefault="00C55B7A" w:rsidP="00407DA7">
      <w:pPr>
        <w:spacing w:line="360" w:lineRule="auto"/>
        <w:ind w:firstLine="708"/>
        <w:jc w:val="both"/>
        <w:rPr>
          <w:ins w:id="572" w:author="Александр" w:date="2023-11-15T15:37:00Z"/>
          <w:rFonts w:ascii="Times New Roman" w:hAnsi="Times New Roman" w:cs="Times New Roman"/>
          <w:color w:val="0D0D0D" w:themeColor="text1" w:themeTint="F2"/>
          <w:sz w:val="28"/>
          <w:szCs w:val="28"/>
          <w:rPrChange w:id="573" w:author="Александр" w:date="2023-11-15T16:27:00Z">
            <w:rPr>
              <w:ins w:id="574" w:author="Александр" w:date="2023-11-15T15:37:00Z"/>
            </w:rPr>
          </w:rPrChange>
        </w:rPr>
        <w:pPrChange w:id="575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76" w:author="Александр" w:date="2023-11-15T15:3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7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Ожидаемый результат</w:t>
        </w:r>
      </w:ins>
      <w:ins w:id="578" w:author="Александр" w:date="2023-11-15T15:4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7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 сообщение о требуемом подтверждении аккаунта</w:t>
        </w:r>
      </w:ins>
      <w:ins w:id="580" w:author="Александр" w:date="2023-11-15T15:4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8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через отправленное письмо на указанную в форме электронную почту</w:t>
        </w:r>
      </w:ins>
      <w:ins w:id="582" w:author="Александр" w:date="2023-11-15T15:4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8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</w:ins>
    </w:p>
    <w:p w:rsidR="0098136A" w:rsidRPr="00407DA7" w:rsidRDefault="0098136A" w:rsidP="00407DA7">
      <w:pPr>
        <w:spacing w:line="360" w:lineRule="auto"/>
        <w:jc w:val="center"/>
        <w:rPr>
          <w:ins w:id="584" w:author="Александр" w:date="2023-11-15T15:39:00Z"/>
          <w:rFonts w:ascii="Times New Roman" w:hAnsi="Times New Roman" w:cs="Times New Roman"/>
          <w:color w:val="0D0D0D" w:themeColor="text1" w:themeTint="F2"/>
          <w:sz w:val="28"/>
          <w:szCs w:val="28"/>
          <w:rPrChange w:id="585" w:author="Александр" w:date="2023-11-15T16:27:00Z">
            <w:rPr>
              <w:ins w:id="586" w:author="Александр" w:date="2023-11-15T15:39:00Z"/>
              <w:rFonts w:ascii="Times New Roman" w:hAnsi="Times New Roman" w:cs="Times New Roman"/>
              <w:sz w:val="28"/>
              <w:szCs w:val="28"/>
            </w:rPr>
          </w:rPrChange>
        </w:rPr>
        <w:pPrChange w:id="587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88" w:author="Александр" w:date="2023-11-15T15:3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8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drawing>
            <wp:inline distT="0" distB="0" distL="0" distR="0" wp14:anchorId="033B9FCA" wp14:editId="216DCB12">
              <wp:extent cx="5577840" cy="7002259"/>
              <wp:effectExtent l="0" t="0" r="3810" b="8255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99407" cy="70293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8136A" w:rsidRPr="00407DA7" w:rsidRDefault="0098136A" w:rsidP="00407DA7">
      <w:pPr>
        <w:spacing w:line="360" w:lineRule="auto"/>
        <w:jc w:val="center"/>
        <w:rPr>
          <w:ins w:id="590" w:author="Александр" w:date="2023-11-15T15:44:00Z"/>
          <w:rFonts w:ascii="Times New Roman" w:hAnsi="Times New Roman" w:cs="Times New Roman"/>
          <w:color w:val="0D0D0D" w:themeColor="text1" w:themeTint="F2"/>
          <w:sz w:val="28"/>
          <w:szCs w:val="28"/>
          <w:rPrChange w:id="591" w:author="Александр" w:date="2023-11-15T16:27:00Z">
            <w:rPr>
              <w:ins w:id="592" w:author="Александр" w:date="2023-11-15T15:44:00Z"/>
              <w:rFonts w:ascii="Times New Roman" w:hAnsi="Times New Roman" w:cs="Times New Roman"/>
              <w:sz w:val="28"/>
              <w:szCs w:val="28"/>
            </w:rPr>
          </w:rPrChange>
        </w:rPr>
        <w:pPrChange w:id="593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594" w:author="Александр" w:date="2023-11-15T15:3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9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Рисунок 9 </w:t>
        </w:r>
        <w:r w:rsidR="00C55B7A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9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–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9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  <w:r w:rsidR="00C55B7A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59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все поля заполнены корректны</w:t>
        </w:r>
      </w:ins>
    </w:p>
    <w:p w:rsidR="00C55B7A" w:rsidRPr="00407DA7" w:rsidRDefault="00C55B7A" w:rsidP="00407DA7">
      <w:pPr>
        <w:spacing w:line="360" w:lineRule="auto"/>
        <w:jc w:val="center"/>
        <w:rPr>
          <w:ins w:id="599" w:author="Александр" w:date="2023-11-15T15:42:00Z"/>
          <w:rFonts w:ascii="Times New Roman" w:hAnsi="Times New Roman" w:cs="Times New Roman"/>
          <w:color w:val="0D0D0D" w:themeColor="text1" w:themeTint="F2"/>
          <w:sz w:val="28"/>
          <w:szCs w:val="28"/>
          <w:rPrChange w:id="600" w:author="Александр" w:date="2023-11-15T16:27:00Z">
            <w:rPr>
              <w:ins w:id="601" w:author="Александр" w:date="2023-11-15T15:42:00Z"/>
              <w:rFonts w:ascii="Times New Roman" w:hAnsi="Times New Roman" w:cs="Times New Roman"/>
              <w:sz w:val="28"/>
              <w:szCs w:val="28"/>
            </w:rPr>
          </w:rPrChange>
        </w:rPr>
        <w:pPrChange w:id="602" w:author="Александр" w:date="2023-11-15T16:27:00Z">
          <w:pPr>
            <w:pStyle w:val="a4"/>
            <w:spacing w:line="360" w:lineRule="auto"/>
            <w:ind w:left="0"/>
          </w:pPr>
        </w:pPrChange>
      </w:pPr>
    </w:p>
    <w:p w:rsidR="00C55B7A" w:rsidRPr="00407DA7" w:rsidRDefault="00C55B7A" w:rsidP="00407DA7">
      <w:pPr>
        <w:pStyle w:val="a4"/>
        <w:numPr>
          <w:ilvl w:val="0"/>
          <w:numId w:val="4"/>
        </w:numPr>
        <w:spacing w:line="360" w:lineRule="auto"/>
        <w:jc w:val="center"/>
        <w:rPr>
          <w:ins w:id="603" w:author="Александр" w:date="2023-11-15T15:45:00Z"/>
          <w:rFonts w:ascii="Times New Roman" w:hAnsi="Times New Roman" w:cs="Times New Roman"/>
          <w:color w:val="0D0D0D" w:themeColor="text1" w:themeTint="F2"/>
          <w:sz w:val="28"/>
          <w:szCs w:val="28"/>
          <w:rPrChange w:id="604" w:author="Александр" w:date="2023-11-15T16:27:00Z">
            <w:rPr>
              <w:ins w:id="605" w:author="Александр" w:date="2023-11-15T15:45:00Z"/>
              <w:rFonts w:ascii="Times New Roman" w:hAnsi="Times New Roman" w:cs="Times New Roman"/>
              <w:sz w:val="28"/>
              <w:szCs w:val="28"/>
            </w:rPr>
          </w:rPrChange>
        </w:rPr>
        <w:pPrChange w:id="606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607" w:author="Александр" w:date="2023-11-15T15:4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0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</w:t>
        </w:r>
      </w:ins>
      <w:ins w:id="609" w:author="Александр" w:date="2023-11-15T15:4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1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поле «Имя»</w:t>
        </w:r>
      </w:ins>
      <w:ins w:id="611" w:author="Александр" w:date="2023-11-15T15:4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1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для ввода доступны любые символы</w:t>
        </w:r>
      </w:ins>
    </w:p>
    <w:p w:rsidR="00C55B7A" w:rsidRPr="00407DA7" w:rsidRDefault="00C55B7A" w:rsidP="00407DA7">
      <w:pPr>
        <w:pStyle w:val="a4"/>
        <w:numPr>
          <w:ilvl w:val="0"/>
          <w:numId w:val="8"/>
        </w:numPr>
        <w:spacing w:line="360" w:lineRule="auto"/>
        <w:jc w:val="both"/>
        <w:rPr>
          <w:ins w:id="613" w:author="Александр" w:date="2023-11-15T15:48:00Z"/>
          <w:rFonts w:ascii="Times New Roman" w:hAnsi="Times New Roman" w:cs="Times New Roman"/>
          <w:color w:val="0D0D0D" w:themeColor="text1" w:themeTint="F2"/>
          <w:sz w:val="28"/>
          <w:szCs w:val="28"/>
          <w:rPrChange w:id="614" w:author="Александр" w:date="2023-11-15T16:27:00Z">
            <w:rPr>
              <w:ins w:id="615" w:author="Александр" w:date="2023-11-15T15:48:00Z"/>
            </w:rPr>
          </w:rPrChange>
        </w:rPr>
        <w:pPrChange w:id="616" w:author="Александр" w:date="2023-11-15T16:27:00Z">
          <w:pPr>
            <w:pStyle w:val="a4"/>
            <w:numPr>
              <w:numId w:val="4"/>
            </w:numPr>
            <w:spacing w:line="360" w:lineRule="auto"/>
            <w:ind w:left="1080" w:hanging="360"/>
            <w:jc w:val="both"/>
          </w:pPr>
        </w:pPrChange>
      </w:pPr>
      <w:ins w:id="617" w:author="Александр" w:date="2023-11-15T15:4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18" w:author="Александр" w:date="2023-11-15T16:27:00Z">
              <w:rPr/>
            </w:rPrChange>
          </w:rPr>
          <w:t>В поле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619" w:author="Александр" w:date="2023-11-15T16:27:00Z">
              <w:rPr>
                <w:lang w:val="en-US"/>
              </w:rPr>
            </w:rPrChange>
          </w:rPr>
          <w:t>E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20" w:author="Александр" w:date="2023-11-15T16:27:00Z">
              <w:rPr/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621" w:author="Александр" w:date="2023-11-15T16:27:00Z">
              <w:rPr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22" w:author="Александр" w:date="2023-11-15T16:27:00Z">
              <w:rPr/>
            </w:rPrChange>
          </w:rPr>
          <w:t>» ввести: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623" w:author="Александр" w:date="2023-11-15T16:27:00Z">
              <w:rPr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24" w:author="Александр" w:date="2023-11-15T16:27:00Z">
              <w:rPr/>
            </w:rPrChange>
          </w:rPr>
          <w:t>@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625" w:author="Александр" w:date="2023-11-15T16:27:00Z">
              <w:rPr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26" w:author="Александр" w:date="2023-11-15T16:27:00Z">
              <w:rPr/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627" w:author="Александр" w:date="2023-11-15T16:27:00Z">
              <w:rPr>
                <w:lang w:val="en-US"/>
              </w:rPr>
            </w:rPrChange>
          </w:rPr>
          <w:t>ru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28" w:author="Александр" w:date="2023-11-15T16:27:00Z">
              <w:rPr/>
            </w:rPrChange>
          </w:rPr>
          <w:t>»</w:t>
        </w:r>
      </w:ins>
    </w:p>
    <w:p w:rsidR="00C55B7A" w:rsidRPr="00407DA7" w:rsidRDefault="00C55B7A" w:rsidP="00407DA7">
      <w:pPr>
        <w:pStyle w:val="a4"/>
        <w:numPr>
          <w:ilvl w:val="0"/>
          <w:numId w:val="8"/>
        </w:numPr>
        <w:spacing w:line="360" w:lineRule="auto"/>
        <w:jc w:val="both"/>
        <w:rPr>
          <w:ins w:id="629" w:author="Александр" w:date="2023-11-15T15:48:00Z"/>
          <w:rFonts w:ascii="Times New Roman" w:hAnsi="Times New Roman" w:cs="Times New Roman"/>
          <w:color w:val="0D0D0D" w:themeColor="text1" w:themeTint="F2"/>
          <w:sz w:val="28"/>
          <w:szCs w:val="28"/>
          <w:rPrChange w:id="630" w:author="Александр" w:date="2023-11-15T16:27:00Z">
            <w:rPr>
              <w:ins w:id="631" w:author="Александр" w:date="2023-11-15T15:48:00Z"/>
              <w:rFonts w:ascii="Times New Roman" w:hAnsi="Times New Roman" w:cs="Times New Roman"/>
              <w:sz w:val="28"/>
              <w:szCs w:val="28"/>
            </w:rPr>
          </w:rPrChange>
        </w:rPr>
        <w:pPrChange w:id="632" w:author="Александр" w:date="2023-11-15T16:27:00Z">
          <w:pPr>
            <w:pStyle w:val="a4"/>
            <w:numPr>
              <w:numId w:val="4"/>
            </w:numPr>
            <w:spacing w:line="360" w:lineRule="auto"/>
            <w:ind w:left="1080" w:hanging="360"/>
            <w:jc w:val="both"/>
          </w:pPr>
        </w:pPrChange>
      </w:pPr>
      <w:ins w:id="633" w:author="Александр" w:date="2023-11-15T15:4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34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«Логин» - 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3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mail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3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637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3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639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</w:t>
        </w:r>
        <w:proofErr w:type="spellEnd"/>
      </w:ins>
    </w:p>
    <w:p w:rsidR="00C55B7A" w:rsidRPr="00407DA7" w:rsidRDefault="00C55B7A" w:rsidP="00407DA7">
      <w:pPr>
        <w:pStyle w:val="a4"/>
        <w:numPr>
          <w:ilvl w:val="0"/>
          <w:numId w:val="8"/>
        </w:numPr>
        <w:spacing w:line="360" w:lineRule="auto"/>
        <w:jc w:val="both"/>
        <w:rPr>
          <w:ins w:id="640" w:author="Александр" w:date="2023-11-15T15:48:00Z"/>
          <w:rFonts w:ascii="Times New Roman" w:hAnsi="Times New Roman" w:cs="Times New Roman"/>
          <w:color w:val="0D0D0D" w:themeColor="text1" w:themeTint="F2"/>
          <w:sz w:val="28"/>
          <w:szCs w:val="28"/>
          <w:rPrChange w:id="641" w:author="Александр" w:date="2023-11-15T16:27:00Z">
            <w:rPr>
              <w:ins w:id="642" w:author="Александр" w:date="2023-11-15T15:48:00Z"/>
              <w:rFonts w:ascii="Times New Roman" w:hAnsi="Times New Roman" w:cs="Times New Roman"/>
              <w:sz w:val="28"/>
              <w:szCs w:val="28"/>
            </w:rPr>
          </w:rPrChange>
        </w:rPr>
        <w:pPrChange w:id="643" w:author="Александр" w:date="2023-11-15T16:27:00Z">
          <w:pPr>
            <w:pStyle w:val="a4"/>
            <w:numPr>
              <w:numId w:val="4"/>
            </w:numPr>
            <w:spacing w:line="360" w:lineRule="auto"/>
            <w:ind w:left="1080" w:hanging="360"/>
            <w:jc w:val="both"/>
          </w:pPr>
        </w:pPrChange>
      </w:pPr>
      <w:ins w:id="644" w:author="Александр" w:date="2023-11-15T15:4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4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«Пароль» – 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646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Password123</w:t>
        </w:r>
      </w:ins>
    </w:p>
    <w:p w:rsidR="00C55B7A" w:rsidRPr="00407DA7" w:rsidRDefault="00C55B7A" w:rsidP="00407DA7">
      <w:pPr>
        <w:pStyle w:val="a4"/>
        <w:numPr>
          <w:ilvl w:val="0"/>
          <w:numId w:val="8"/>
        </w:numPr>
        <w:spacing w:line="360" w:lineRule="auto"/>
        <w:jc w:val="both"/>
        <w:rPr>
          <w:ins w:id="647" w:author="Александр" w:date="2023-11-15T15:48:00Z"/>
          <w:rFonts w:ascii="Times New Roman" w:hAnsi="Times New Roman" w:cs="Times New Roman"/>
          <w:color w:val="0D0D0D" w:themeColor="text1" w:themeTint="F2"/>
          <w:sz w:val="28"/>
          <w:szCs w:val="28"/>
          <w:rPrChange w:id="648" w:author="Александр" w:date="2023-11-15T16:27:00Z">
            <w:rPr>
              <w:ins w:id="649" w:author="Александр" w:date="2023-11-15T15:48:00Z"/>
              <w:rFonts w:ascii="Times New Roman" w:hAnsi="Times New Roman" w:cs="Times New Roman"/>
              <w:sz w:val="28"/>
              <w:szCs w:val="28"/>
            </w:rPr>
          </w:rPrChange>
        </w:rPr>
        <w:pPrChange w:id="650" w:author="Александр" w:date="2023-11-15T16:27:00Z">
          <w:pPr>
            <w:pStyle w:val="a4"/>
            <w:numPr>
              <w:numId w:val="4"/>
            </w:numPr>
            <w:spacing w:line="360" w:lineRule="auto"/>
            <w:ind w:left="1080" w:hanging="360"/>
            <w:jc w:val="both"/>
          </w:pPr>
        </w:pPrChange>
      </w:pPr>
      <w:ins w:id="651" w:author="Александр" w:date="2023-11-15T15:4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5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 xml:space="preserve">В поле «Подтверждение пароля» - 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653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Password123</w:t>
        </w:r>
      </w:ins>
    </w:p>
    <w:p w:rsidR="00C55B7A" w:rsidRPr="00407DA7" w:rsidRDefault="00C55B7A" w:rsidP="00407DA7">
      <w:pPr>
        <w:pStyle w:val="a4"/>
        <w:numPr>
          <w:ilvl w:val="0"/>
          <w:numId w:val="8"/>
        </w:numPr>
        <w:spacing w:line="360" w:lineRule="auto"/>
        <w:jc w:val="both"/>
        <w:rPr>
          <w:ins w:id="654" w:author="Александр" w:date="2023-11-15T15:48:00Z"/>
          <w:rFonts w:ascii="Times New Roman" w:hAnsi="Times New Roman" w:cs="Times New Roman"/>
          <w:color w:val="0D0D0D" w:themeColor="text1" w:themeTint="F2"/>
          <w:sz w:val="28"/>
          <w:szCs w:val="28"/>
          <w:rPrChange w:id="655" w:author="Александр" w:date="2023-11-15T16:27:00Z">
            <w:rPr>
              <w:ins w:id="656" w:author="Александр" w:date="2023-11-15T15:48:00Z"/>
              <w:rFonts w:ascii="Times New Roman" w:hAnsi="Times New Roman" w:cs="Times New Roman"/>
              <w:sz w:val="28"/>
              <w:szCs w:val="28"/>
            </w:rPr>
          </w:rPrChange>
        </w:rPr>
        <w:pPrChange w:id="657" w:author="Александр" w:date="2023-11-15T16:27:00Z">
          <w:pPr>
            <w:pStyle w:val="a4"/>
            <w:numPr>
              <w:numId w:val="4"/>
            </w:numPr>
            <w:spacing w:line="360" w:lineRule="auto"/>
            <w:ind w:left="1080" w:hanging="360"/>
            <w:jc w:val="both"/>
          </w:pPr>
        </w:pPrChange>
      </w:pPr>
      <w:ins w:id="658" w:author="Александр" w:date="2023-11-15T15:4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5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«Имя» - ь</w:t>
        </w:r>
        <w:proofErr w:type="gram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6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123 !</w:t>
        </w:r>
        <w:proofErr w:type="gram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6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@#$%^&amp;*()_+;s g</w:t>
        </w:r>
      </w:ins>
    </w:p>
    <w:p w:rsidR="00C55B7A" w:rsidRPr="00407DA7" w:rsidRDefault="00C55B7A" w:rsidP="00407DA7">
      <w:pPr>
        <w:pStyle w:val="a4"/>
        <w:numPr>
          <w:ilvl w:val="0"/>
          <w:numId w:val="8"/>
        </w:numPr>
        <w:spacing w:line="360" w:lineRule="auto"/>
        <w:jc w:val="both"/>
        <w:rPr>
          <w:ins w:id="662" w:author="Александр" w:date="2023-11-15T15:48:00Z"/>
          <w:rFonts w:ascii="Times New Roman" w:hAnsi="Times New Roman" w:cs="Times New Roman"/>
          <w:color w:val="0D0D0D" w:themeColor="text1" w:themeTint="F2"/>
          <w:sz w:val="28"/>
          <w:szCs w:val="28"/>
          <w:rPrChange w:id="663" w:author="Александр" w:date="2023-11-15T16:27:00Z">
            <w:rPr>
              <w:ins w:id="664" w:author="Александр" w:date="2023-11-15T15:48:00Z"/>
              <w:rFonts w:ascii="Times New Roman" w:hAnsi="Times New Roman" w:cs="Times New Roman"/>
              <w:sz w:val="28"/>
              <w:szCs w:val="28"/>
            </w:rPr>
          </w:rPrChange>
        </w:rPr>
        <w:pPrChange w:id="665" w:author="Александр" w:date="2023-11-15T16:27:00Z">
          <w:pPr>
            <w:pStyle w:val="a4"/>
            <w:numPr>
              <w:numId w:val="4"/>
            </w:numPr>
            <w:spacing w:line="360" w:lineRule="auto"/>
            <w:ind w:left="1080" w:hanging="360"/>
            <w:jc w:val="both"/>
          </w:pPr>
        </w:pPrChange>
      </w:pPr>
      <w:ins w:id="666" w:author="Александр" w:date="2023-11-15T15:4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6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«Фамилия» - </w:t>
        </w:r>
      </w:ins>
      <w:ins w:id="668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6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Иванов</w:t>
        </w:r>
      </w:ins>
    </w:p>
    <w:p w:rsidR="00C55B7A" w:rsidRPr="00407DA7" w:rsidRDefault="00C55B7A" w:rsidP="00407DA7">
      <w:pPr>
        <w:pStyle w:val="a4"/>
        <w:numPr>
          <w:ilvl w:val="0"/>
          <w:numId w:val="8"/>
        </w:numPr>
        <w:spacing w:line="360" w:lineRule="auto"/>
        <w:jc w:val="both"/>
        <w:rPr>
          <w:ins w:id="670" w:author="Александр" w:date="2023-11-15T15:48:00Z"/>
          <w:rFonts w:ascii="Times New Roman" w:hAnsi="Times New Roman" w:cs="Times New Roman"/>
          <w:color w:val="0D0D0D" w:themeColor="text1" w:themeTint="F2"/>
          <w:sz w:val="28"/>
          <w:szCs w:val="28"/>
          <w:rPrChange w:id="671" w:author="Александр" w:date="2023-11-15T16:27:00Z">
            <w:rPr>
              <w:ins w:id="672" w:author="Александр" w:date="2023-11-15T15:48:00Z"/>
              <w:rFonts w:ascii="Times New Roman" w:hAnsi="Times New Roman" w:cs="Times New Roman"/>
              <w:sz w:val="28"/>
              <w:szCs w:val="28"/>
            </w:rPr>
          </w:rPrChange>
        </w:rPr>
        <w:pPrChange w:id="673" w:author="Александр" w:date="2023-11-15T16:27:00Z">
          <w:pPr>
            <w:pStyle w:val="a4"/>
            <w:numPr>
              <w:numId w:val="4"/>
            </w:numPr>
            <w:spacing w:line="360" w:lineRule="auto"/>
            <w:ind w:left="1080" w:hanging="360"/>
            <w:jc w:val="both"/>
          </w:pPr>
        </w:pPrChange>
      </w:pPr>
      <w:ins w:id="674" w:author="Александр" w:date="2023-11-15T15:4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7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Ставим галочку напротив согласия на обработку персональных данных</w:t>
        </w:r>
      </w:ins>
    </w:p>
    <w:p w:rsidR="00C55B7A" w:rsidRPr="00407DA7" w:rsidRDefault="00C55B7A" w:rsidP="00407DA7">
      <w:pPr>
        <w:pStyle w:val="a4"/>
        <w:numPr>
          <w:ilvl w:val="0"/>
          <w:numId w:val="8"/>
        </w:numPr>
        <w:spacing w:line="360" w:lineRule="auto"/>
        <w:jc w:val="both"/>
        <w:rPr>
          <w:ins w:id="676" w:author="Александр" w:date="2023-11-15T15:48:00Z"/>
          <w:rFonts w:ascii="Times New Roman" w:hAnsi="Times New Roman" w:cs="Times New Roman"/>
          <w:color w:val="0D0D0D" w:themeColor="text1" w:themeTint="F2"/>
          <w:sz w:val="28"/>
          <w:szCs w:val="28"/>
          <w:rPrChange w:id="677" w:author="Александр" w:date="2023-11-15T16:27:00Z">
            <w:rPr>
              <w:ins w:id="678" w:author="Александр" w:date="2023-11-15T15:48:00Z"/>
              <w:rFonts w:ascii="Times New Roman" w:hAnsi="Times New Roman" w:cs="Times New Roman"/>
              <w:sz w:val="28"/>
              <w:szCs w:val="28"/>
            </w:rPr>
          </w:rPrChange>
        </w:rPr>
        <w:pPrChange w:id="679" w:author="Александр" w:date="2023-11-15T16:27:00Z">
          <w:pPr>
            <w:pStyle w:val="a4"/>
            <w:numPr>
              <w:numId w:val="4"/>
            </w:numPr>
            <w:spacing w:line="360" w:lineRule="auto"/>
            <w:ind w:left="1080" w:hanging="360"/>
            <w:jc w:val="both"/>
          </w:pPr>
        </w:pPrChange>
      </w:pPr>
      <w:ins w:id="680" w:author="Александр" w:date="2023-11-15T15:4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8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Вводим в поле «Защитный код» соответствующий код</w:t>
        </w:r>
      </w:ins>
    </w:p>
    <w:p w:rsidR="00C55B7A" w:rsidRPr="00407DA7" w:rsidRDefault="00C55B7A" w:rsidP="00407DA7">
      <w:pPr>
        <w:pStyle w:val="a4"/>
        <w:numPr>
          <w:ilvl w:val="0"/>
          <w:numId w:val="8"/>
        </w:numPr>
        <w:spacing w:line="360" w:lineRule="auto"/>
        <w:jc w:val="both"/>
        <w:rPr>
          <w:ins w:id="682" w:author="Александр" w:date="2023-11-15T15:48:00Z"/>
          <w:rFonts w:ascii="Times New Roman" w:hAnsi="Times New Roman" w:cs="Times New Roman"/>
          <w:color w:val="0D0D0D" w:themeColor="text1" w:themeTint="F2"/>
          <w:sz w:val="28"/>
          <w:szCs w:val="28"/>
          <w:rPrChange w:id="683" w:author="Александр" w:date="2023-11-15T16:27:00Z">
            <w:rPr>
              <w:ins w:id="684" w:author="Александр" w:date="2023-11-15T15:48:00Z"/>
              <w:rFonts w:ascii="Times New Roman" w:hAnsi="Times New Roman" w:cs="Times New Roman"/>
              <w:sz w:val="28"/>
              <w:szCs w:val="28"/>
            </w:rPr>
          </w:rPrChange>
        </w:rPr>
        <w:pPrChange w:id="685" w:author="Александр" w:date="2023-11-15T16:27:00Z">
          <w:pPr>
            <w:pStyle w:val="a4"/>
            <w:numPr>
              <w:numId w:val="4"/>
            </w:numPr>
            <w:spacing w:line="360" w:lineRule="auto"/>
            <w:ind w:left="1080" w:hanging="360"/>
            <w:jc w:val="both"/>
          </w:pPr>
        </w:pPrChange>
      </w:pPr>
      <w:ins w:id="686" w:author="Александр" w:date="2023-11-15T15:4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8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Нажимаем на кнопку «Зарегистрироваться»</w:t>
        </w:r>
      </w:ins>
    </w:p>
    <w:p w:rsidR="00C55B7A" w:rsidRPr="00407DA7" w:rsidRDefault="00C55B7A" w:rsidP="00407DA7">
      <w:pPr>
        <w:spacing w:line="360" w:lineRule="auto"/>
        <w:ind w:firstLine="708"/>
        <w:jc w:val="both"/>
        <w:rPr>
          <w:ins w:id="688" w:author="Александр" w:date="2023-11-15T15:48:00Z"/>
          <w:rFonts w:ascii="Times New Roman" w:hAnsi="Times New Roman" w:cs="Times New Roman"/>
          <w:color w:val="0D0D0D" w:themeColor="text1" w:themeTint="F2"/>
          <w:sz w:val="28"/>
          <w:szCs w:val="28"/>
          <w:rPrChange w:id="689" w:author="Александр" w:date="2023-11-15T16:27:00Z">
            <w:rPr>
              <w:ins w:id="690" w:author="Александр" w:date="2023-11-15T15:48:00Z"/>
              <w:rFonts w:ascii="Times New Roman" w:hAnsi="Times New Roman" w:cs="Times New Roman"/>
              <w:sz w:val="28"/>
              <w:szCs w:val="28"/>
            </w:rPr>
          </w:rPrChange>
        </w:rPr>
        <w:pPrChange w:id="691" w:author="Александр" w:date="2023-11-15T16:27:00Z">
          <w:pPr>
            <w:spacing w:line="360" w:lineRule="auto"/>
            <w:ind w:firstLine="708"/>
            <w:jc w:val="both"/>
          </w:pPr>
        </w:pPrChange>
      </w:pPr>
      <w:ins w:id="692" w:author="Александр" w:date="2023-11-15T15:4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9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Ожидаемый результат: сообщение о требуемом подтверждении аккаунта через отправленное письмо на указанную в форме электронную почту.</w:t>
        </w:r>
      </w:ins>
    </w:p>
    <w:p w:rsidR="00C55B7A" w:rsidRPr="00407DA7" w:rsidRDefault="00C55B7A" w:rsidP="00407DA7">
      <w:pPr>
        <w:spacing w:line="360" w:lineRule="auto"/>
        <w:jc w:val="both"/>
        <w:rPr>
          <w:ins w:id="694" w:author="Александр" w:date="2023-11-15T15:49:00Z"/>
          <w:rFonts w:ascii="Times New Roman" w:hAnsi="Times New Roman" w:cs="Times New Roman"/>
          <w:color w:val="0D0D0D" w:themeColor="text1" w:themeTint="F2"/>
          <w:sz w:val="28"/>
          <w:szCs w:val="28"/>
          <w:rPrChange w:id="695" w:author="Александр" w:date="2023-11-15T16:27:00Z">
            <w:rPr>
              <w:ins w:id="696" w:author="Александр" w:date="2023-11-15T15:49:00Z"/>
              <w:rFonts w:ascii="Times New Roman" w:hAnsi="Times New Roman" w:cs="Times New Roman"/>
              <w:sz w:val="28"/>
              <w:szCs w:val="28"/>
            </w:rPr>
          </w:rPrChange>
        </w:rPr>
        <w:pPrChange w:id="697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698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69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drawing>
            <wp:inline distT="0" distB="0" distL="0" distR="0" wp14:anchorId="0C143E59" wp14:editId="7FA8876A">
              <wp:extent cx="5940425" cy="7435215"/>
              <wp:effectExtent l="0" t="0" r="3175" b="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4352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55B7A" w:rsidRPr="00407DA7" w:rsidRDefault="00C55B7A" w:rsidP="00407DA7">
      <w:pPr>
        <w:spacing w:line="360" w:lineRule="auto"/>
        <w:jc w:val="center"/>
        <w:rPr>
          <w:ins w:id="700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01" w:author="Александр" w:date="2023-11-15T16:27:00Z">
            <w:rPr>
              <w:ins w:id="702" w:author="Александр" w:date="2023-11-15T15:50:00Z"/>
              <w:rFonts w:ascii="Times New Roman" w:hAnsi="Times New Roman" w:cs="Times New Roman"/>
              <w:sz w:val="28"/>
              <w:szCs w:val="28"/>
            </w:rPr>
          </w:rPrChange>
        </w:rPr>
        <w:pPrChange w:id="703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704" w:author="Александр" w:date="2023-11-15T15:4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0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Рисунок 10 - </w:t>
        </w:r>
      </w:ins>
      <w:ins w:id="706" w:author="Александр" w:date="2023-11-15T15:52:00Z">
        <w:r w:rsidR="00AA6E9C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0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</w:t>
        </w:r>
      </w:ins>
      <w:ins w:id="708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0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поле «Имя» для ввода доступны любые символы</w:t>
        </w:r>
      </w:ins>
    </w:p>
    <w:p w:rsidR="00C55B7A" w:rsidRPr="00407DA7" w:rsidRDefault="00C55B7A" w:rsidP="00407DA7">
      <w:pPr>
        <w:spacing w:line="360" w:lineRule="auto"/>
        <w:jc w:val="center"/>
        <w:rPr>
          <w:ins w:id="710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11" w:author="Александр" w:date="2023-11-15T16:27:00Z">
            <w:rPr>
              <w:ins w:id="712" w:author="Александр" w:date="2023-11-15T15:50:00Z"/>
              <w:rFonts w:ascii="Times New Roman" w:hAnsi="Times New Roman" w:cs="Times New Roman"/>
              <w:sz w:val="28"/>
              <w:szCs w:val="28"/>
            </w:rPr>
          </w:rPrChange>
        </w:rPr>
        <w:pPrChange w:id="713" w:author="Александр" w:date="2023-11-15T16:27:00Z">
          <w:pPr>
            <w:pStyle w:val="a4"/>
            <w:spacing w:line="360" w:lineRule="auto"/>
            <w:ind w:left="0"/>
          </w:pPr>
        </w:pPrChange>
      </w:pPr>
    </w:p>
    <w:p w:rsidR="00C55B7A" w:rsidRPr="00407DA7" w:rsidRDefault="00C55B7A" w:rsidP="00407DA7">
      <w:pPr>
        <w:spacing w:line="360" w:lineRule="auto"/>
        <w:rPr>
          <w:ins w:id="714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15" w:author="Александр" w:date="2023-11-15T16:27:00Z">
            <w:rPr>
              <w:ins w:id="716" w:author="Александр" w:date="2023-11-15T15:50:00Z"/>
              <w:rFonts w:ascii="Times New Roman" w:hAnsi="Times New Roman" w:cs="Times New Roman"/>
              <w:sz w:val="28"/>
              <w:szCs w:val="28"/>
              <w:highlight w:val="lightGray"/>
            </w:rPr>
          </w:rPrChange>
        </w:rPr>
        <w:pPrChange w:id="717" w:author="Александр" w:date="2023-11-15T16:27:00Z">
          <w:pPr/>
        </w:pPrChange>
      </w:pPr>
      <w:ins w:id="718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19" w:author="Александр" w:date="2023-11-15T16:27:00Z">
              <w:rPr>
                <w:rFonts w:ascii="Times New Roman" w:hAnsi="Times New Roman" w:cs="Times New Roman"/>
                <w:sz w:val="28"/>
                <w:szCs w:val="28"/>
                <w:highlight w:val="lightGray"/>
              </w:rPr>
            </w:rPrChange>
          </w:rPr>
          <w:br w:type="page"/>
        </w:r>
      </w:ins>
    </w:p>
    <w:p w:rsidR="00C55B7A" w:rsidRPr="00407DA7" w:rsidRDefault="00C55B7A" w:rsidP="00407DA7">
      <w:pPr>
        <w:pStyle w:val="a4"/>
        <w:numPr>
          <w:ilvl w:val="0"/>
          <w:numId w:val="4"/>
        </w:numPr>
        <w:spacing w:line="360" w:lineRule="auto"/>
        <w:jc w:val="center"/>
        <w:rPr>
          <w:ins w:id="720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21" w:author="Александр" w:date="2023-11-15T16:27:00Z">
            <w:rPr>
              <w:ins w:id="722" w:author="Александр" w:date="2023-11-15T15:50:00Z"/>
            </w:rPr>
          </w:rPrChange>
        </w:rPr>
        <w:pPrChange w:id="723" w:author="Александр" w:date="2023-11-15T16:27:00Z">
          <w:pPr>
            <w:pStyle w:val="a4"/>
            <w:numPr>
              <w:numId w:val="4"/>
            </w:numPr>
            <w:spacing w:line="360" w:lineRule="auto"/>
            <w:ind w:left="1080" w:hanging="360"/>
            <w:jc w:val="center"/>
          </w:pPr>
        </w:pPrChange>
      </w:pPr>
      <w:ins w:id="724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25" w:author="Александр" w:date="2023-11-15T16:27:00Z">
              <w:rPr/>
            </w:rPrChange>
          </w:rPr>
          <w:lastRenderedPageBreak/>
          <w:t>В поле «</w:t>
        </w:r>
      </w:ins>
      <w:ins w:id="726" w:author="Александр" w:date="2023-11-15T15:52:00Z">
        <w:r w:rsidR="00AA6E9C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2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Фамилия</w:t>
        </w:r>
      </w:ins>
      <w:ins w:id="728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29" w:author="Александр" w:date="2023-11-15T16:27:00Z">
              <w:rPr/>
            </w:rPrChange>
          </w:rPr>
          <w:t>» для ввода доступны любые символы</w:t>
        </w:r>
      </w:ins>
    </w:p>
    <w:p w:rsidR="00C55B7A" w:rsidRPr="00407DA7" w:rsidRDefault="00C55B7A" w:rsidP="00407DA7">
      <w:pPr>
        <w:pStyle w:val="a4"/>
        <w:numPr>
          <w:ilvl w:val="0"/>
          <w:numId w:val="9"/>
        </w:numPr>
        <w:spacing w:line="360" w:lineRule="auto"/>
        <w:jc w:val="both"/>
        <w:rPr>
          <w:ins w:id="730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31" w:author="Александр" w:date="2023-11-15T16:27:00Z">
            <w:rPr>
              <w:ins w:id="732" w:author="Александр" w:date="2023-11-15T15:50:00Z"/>
            </w:rPr>
          </w:rPrChange>
        </w:rPr>
        <w:pPrChange w:id="733" w:author="Александр" w:date="2023-11-15T16:27:00Z">
          <w:pPr>
            <w:pStyle w:val="a4"/>
            <w:numPr>
              <w:numId w:val="8"/>
            </w:numPr>
            <w:spacing w:line="360" w:lineRule="auto"/>
            <w:ind w:left="1080" w:hanging="360"/>
            <w:jc w:val="both"/>
          </w:pPr>
        </w:pPrChange>
      </w:pPr>
      <w:ins w:id="734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35" w:author="Александр" w:date="2023-11-15T16:27:00Z">
              <w:rPr/>
            </w:rPrChange>
          </w:rPr>
          <w:t>В поле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736" w:author="Александр" w:date="2023-11-15T16:27:00Z">
              <w:rPr>
                <w:lang w:val="en-US"/>
              </w:rPr>
            </w:rPrChange>
          </w:rPr>
          <w:t>E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37" w:author="Александр" w:date="2023-11-15T16:27:00Z">
              <w:rPr/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738" w:author="Александр" w:date="2023-11-15T16:27:00Z">
              <w:rPr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39" w:author="Александр" w:date="2023-11-15T16:27:00Z">
              <w:rPr/>
            </w:rPrChange>
          </w:rPr>
          <w:t>» ввести: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740" w:author="Александр" w:date="2023-11-15T16:27:00Z">
              <w:rPr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41" w:author="Александр" w:date="2023-11-15T16:27:00Z">
              <w:rPr/>
            </w:rPrChange>
          </w:rPr>
          <w:t>@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742" w:author="Александр" w:date="2023-11-15T16:27:00Z">
              <w:rPr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43" w:author="Александр" w:date="2023-11-15T16:27:00Z">
              <w:rPr/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744" w:author="Александр" w:date="2023-11-15T16:27:00Z">
              <w:rPr>
                <w:lang w:val="en-US"/>
              </w:rPr>
            </w:rPrChange>
          </w:rPr>
          <w:t>ru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45" w:author="Александр" w:date="2023-11-15T16:27:00Z">
              <w:rPr/>
            </w:rPrChange>
          </w:rPr>
          <w:t>»</w:t>
        </w:r>
      </w:ins>
    </w:p>
    <w:p w:rsidR="00C55B7A" w:rsidRPr="00407DA7" w:rsidRDefault="00C55B7A" w:rsidP="00407DA7">
      <w:pPr>
        <w:pStyle w:val="a4"/>
        <w:numPr>
          <w:ilvl w:val="0"/>
          <w:numId w:val="9"/>
        </w:numPr>
        <w:spacing w:line="360" w:lineRule="auto"/>
        <w:jc w:val="both"/>
        <w:rPr>
          <w:ins w:id="746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47" w:author="Александр" w:date="2023-11-15T16:27:00Z">
            <w:rPr>
              <w:ins w:id="748" w:author="Александр" w:date="2023-11-15T15:50:00Z"/>
            </w:rPr>
          </w:rPrChange>
        </w:rPr>
        <w:pPrChange w:id="749" w:author="Александр" w:date="2023-11-15T16:27:00Z">
          <w:pPr>
            <w:pStyle w:val="a4"/>
            <w:numPr>
              <w:numId w:val="8"/>
            </w:numPr>
            <w:spacing w:line="360" w:lineRule="auto"/>
            <w:ind w:left="1080" w:hanging="360"/>
            <w:jc w:val="both"/>
          </w:pPr>
        </w:pPrChange>
      </w:pPr>
      <w:ins w:id="750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51" w:author="Александр" w:date="2023-11-15T16:27:00Z">
              <w:rPr/>
            </w:rPrChange>
          </w:rPr>
          <w:t xml:space="preserve">В поле «Логин» - 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52" w:author="Александр" w:date="2023-11-15T16:27:00Z">
              <w:rPr/>
            </w:rPrChange>
          </w:rPr>
          <w:t>mail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53" w:author="Александр" w:date="2023-11-15T16:27:00Z">
              <w:rPr/>
            </w:rPrChange>
          </w:rPr>
          <w:t>_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754" w:author="Александр" w:date="2023-11-15T16:27:00Z">
              <w:rPr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55" w:author="Александр" w:date="2023-11-15T16:27:00Z">
              <w:rPr/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756" w:author="Александр" w:date="2023-11-15T16:27:00Z">
              <w:rPr>
                <w:lang w:val="en-US"/>
              </w:rPr>
            </w:rPrChange>
          </w:rPr>
          <w:t>ru</w:t>
        </w:r>
        <w:proofErr w:type="spellEnd"/>
      </w:ins>
    </w:p>
    <w:p w:rsidR="00C55B7A" w:rsidRPr="00407DA7" w:rsidRDefault="00C55B7A" w:rsidP="00407DA7">
      <w:pPr>
        <w:pStyle w:val="a4"/>
        <w:numPr>
          <w:ilvl w:val="0"/>
          <w:numId w:val="9"/>
        </w:numPr>
        <w:spacing w:line="360" w:lineRule="auto"/>
        <w:jc w:val="both"/>
        <w:rPr>
          <w:ins w:id="757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58" w:author="Александр" w:date="2023-11-15T16:27:00Z">
            <w:rPr>
              <w:ins w:id="759" w:author="Александр" w:date="2023-11-15T15:50:00Z"/>
            </w:rPr>
          </w:rPrChange>
        </w:rPr>
        <w:pPrChange w:id="760" w:author="Александр" w:date="2023-11-15T16:27:00Z">
          <w:pPr>
            <w:pStyle w:val="a4"/>
            <w:numPr>
              <w:numId w:val="8"/>
            </w:numPr>
            <w:spacing w:line="360" w:lineRule="auto"/>
            <w:ind w:left="1080" w:hanging="360"/>
            <w:jc w:val="both"/>
          </w:pPr>
        </w:pPrChange>
      </w:pPr>
      <w:ins w:id="761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62" w:author="Александр" w:date="2023-11-15T16:27:00Z">
              <w:rPr/>
            </w:rPrChange>
          </w:rPr>
          <w:t xml:space="preserve">В поле «Пароль» – 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763" w:author="Александр" w:date="2023-11-15T16:27:00Z">
              <w:rPr>
                <w:lang w:val="en-US"/>
              </w:rPr>
            </w:rPrChange>
          </w:rPr>
          <w:t>Password123</w:t>
        </w:r>
      </w:ins>
    </w:p>
    <w:p w:rsidR="00C55B7A" w:rsidRPr="00407DA7" w:rsidRDefault="00C55B7A" w:rsidP="00407DA7">
      <w:pPr>
        <w:pStyle w:val="a4"/>
        <w:numPr>
          <w:ilvl w:val="0"/>
          <w:numId w:val="9"/>
        </w:numPr>
        <w:spacing w:line="360" w:lineRule="auto"/>
        <w:jc w:val="both"/>
        <w:rPr>
          <w:ins w:id="764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65" w:author="Александр" w:date="2023-11-15T16:27:00Z">
            <w:rPr>
              <w:ins w:id="766" w:author="Александр" w:date="2023-11-15T15:50:00Z"/>
              <w:rFonts w:ascii="Times New Roman" w:hAnsi="Times New Roman" w:cs="Times New Roman"/>
              <w:sz w:val="28"/>
              <w:szCs w:val="28"/>
            </w:rPr>
          </w:rPrChange>
        </w:rPr>
        <w:pPrChange w:id="767" w:author="Александр" w:date="2023-11-15T16:27:00Z">
          <w:pPr>
            <w:pStyle w:val="a4"/>
            <w:numPr>
              <w:numId w:val="8"/>
            </w:numPr>
            <w:spacing w:line="360" w:lineRule="auto"/>
            <w:ind w:left="1080" w:hanging="360"/>
            <w:jc w:val="both"/>
          </w:pPr>
        </w:pPrChange>
      </w:pPr>
      <w:ins w:id="768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6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«Подтверждение пароля» - 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770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Password123</w:t>
        </w:r>
      </w:ins>
    </w:p>
    <w:p w:rsidR="00C55B7A" w:rsidRPr="00407DA7" w:rsidRDefault="00C55B7A" w:rsidP="00407DA7">
      <w:pPr>
        <w:pStyle w:val="a4"/>
        <w:numPr>
          <w:ilvl w:val="0"/>
          <w:numId w:val="9"/>
        </w:numPr>
        <w:spacing w:line="360" w:lineRule="auto"/>
        <w:jc w:val="both"/>
        <w:rPr>
          <w:ins w:id="771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72" w:author="Александр" w:date="2023-11-15T16:27:00Z">
            <w:rPr>
              <w:ins w:id="773" w:author="Александр" w:date="2023-11-15T15:50:00Z"/>
              <w:rFonts w:ascii="Times New Roman" w:hAnsi="Times New Roman" w:cs="Times New Roman"/>
              <w:sz w:val="28"/>
              <w:szCs w:val="28"/>
            </w:rPr>
          </w:rPrChange>
        </w:rPr>
        <w:pPrChange w:id="774" w:author="Александр" w:date="2023-11-15T16:27:00Z">
          <w:pPr>
            <w:pStyle w:val="a4"/>
            <w:numPr>
              <w:numId w:val="8"/>
            </w:numPr>
            <w:spacing w:line="360" w:lineRule="auto"/>
            <w:ind w:left="1080" w:hanging="360"/>
            <w:jc w:val="both"/>
          </w:pPr>
        </w:pPrChange>
      </w:pPr>
      <w:ins w:id="775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7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«Имя» - </w:t>
        </w:r>
      </w:ins>
      <w:ins w:id="777" w:author="Александр" w:date="2023-11-15T15:51:00Z">
        <w:r w:rsidR="00AA6E9C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7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Иван</w:t>
        </w:r>
      </w:ins>
    </w:p>
    <w:p w:rsidR="00C55B7A" w:rsidRPr="00407DA7" w:rsidRDefault="00C55B7A" w:rsidP="00407DA7">
      <w:pPr>
        <w:pStyle w:val="a4"/>
        <w:numPr>
          <w:ilvl w:val="0"/>
          <w:numId w:val="9"/>
        </w:numPr>
        <w:spacing w:line="360" w:lineRule="auto"/>
        <w:jc w:val="both"/>
        <w:rPr>
          <w:ins w:id="779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80" w:author="Александр" w:date="2023-11-15T16:27:00Z">
            <w:rPr>
              <w:ins w:id="781" w:author="Александр" w:date="2023-11-15T15:50:00Z"/>
              <w:rFonts w:ascii="Times New Roman" w:hAnsi="Times New Roman" w:cs="Times New Roman"/>
              <w:sz w:val="28"/>
              <w:szCs w:val="28"/>
            </w:rPr>
          </w:rPrChange>
        </w:rPr>
        <w:pPrChange w:id="782" w:author="Александр" w:date="2023-11-15T16:27:00Z">
          <w:pPr>
            <w:pStyle w:val="a4"/>
            <w:numPr>
              <w:numId w:val="8"/>
            </w:numPr>
            <w:spacing w:line="360" w:lineRule="auto"/>
            <w:ind w:left="1080" w:hanging="360"/>
            <w:jc w:val="both"/>
          </w:pPr>
        </w:pPrChange>
      </w:pPr>
      <w:ins w:id="783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84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«Фамилия» - </w:t>
        </w:r>
      </w:ins>
      <w:ins w:id="785" w:author="Александр" w:date="2023-11-15T15:51:00Z">
        <w:r w:rsidR="00AA6E9C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8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ь</w:t>
        </w:r>
        <w:proofErr w:type="gramStart"/>
        <w:r w:rsidR="00AA6E9C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8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123 !</w:t>
        </w:r>
        <w:proofErr w:type="gramEnd"/>
        <w:r w:rsidR="00AA6E9C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8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@#$%^&amp;*()_+;s g</w:t>
        </w:r>
      </w:ins>
    </w:p>
    <w:p w:rsidR="00C55B7A" w:rsidRPr="00407DA7" w:rsidRDefault="00C55B7A" w:rsidP="00407DA7">
      <w:pPr>
        <w:pStyle w:val="a4"/>
        <w:numPr>
          <w:ilvl w:val="0"/>
          <w:numId w:val="9"/>
        </w:numPr>
        <w:spacing w:line="360" w:lineRule="auto"/>
        <w:jc w:val="both"/>
        <w:rPr>
          <w:ins w:id="789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90" w:author="Александр" w:date="2023-11-15T16:27:00Z">
            <w:rPr>
              <w:ins w:id="791" w:author="Александр" w:date="2023-11-15T15:50:00Z"/>
              <w:rFonts w:ascii="Times New Roman" w:hAnsi="Times New Roman" w:cs="Times New Roman"/>
              <w:sz w:val="28"/>
              <w:szCs w:val="28"/>
            </w:rPr>
          </w:rPrChange>
        </w:rPr>
        <w:pPrChange w:id="792" w:author="Александр" w:date="2023-11-15T16:27:00Z">
          <w:pPr>
            <w:pStyle w:val="a4"/>
            <w:numPr>
              <w:numId w:val="8"/>
            </w:numPr>
            <w:spacing w:line="360" w:lineRule="auto"/>
            <w:ind w:left="1080" w:hanging="360"/>
            <w:jc w:val="both"/>
          </w:pPr>
        </w:pPrChange>
      </w:pPr>
      <w:ins w:id="793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794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Ставим галочку напротив согласия на обработку персональных данных</w:t>
        </w:r>
      </w:ins>
    </w:p>
    <w:p w:rsidR="00C55B7A" w:rsidRPr="00407DA7" w:rsidRDefault="00C55B7A" w:rsidP="00407DA7">
      <w:pPr>
        <w:pStyle w:val="a4"/>
        <w:numPr>
          <w:ilvl w:val="0"/>
          <w:numId w:val="9"/>
        </w:numPr>
        <w:spacing w:line="360" w:lineRule="auto"/>
        <w:jc w:val="both"/>
        <w:rPr>
          <w:ins w:id="795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796" w:author="Александр" w:date="2023-11-15T16:27:00Z">
            <w:rPr>
              <w:ins w:id="797" w:author="Александр" w:date="2023-11-15T15:50:00Z"/>
              <w:rFonts w:ascii="Times New Roman" w:hAnsi="Times New Roman" w:cs="Times New Roman"/>
              <w:sz w:val="28"/>
              <w:szCs w:val="28"/>
            </w:rPr>
          </w:rPrChange>
        </w:rPr>
        <w:pPrChange w:id="798" w:author="Александр" w:date="2023-11-15T16:27:00Z">
          <w:pPr>
            <w:pStyle w:val="a4"/>
            <w:numPr>
              <w:numId w:val="8"/>
            </w:numPr>
            <w:spacing w:line="360" w:lineRule="auto"/>
            <w:ind w:left="1080" w:hanging="360"/>
            <w:jc w:val="both"/>
          </w:pPr>
        </w:pPrChange>
      </w:pPr>
      <w:ins w:id="799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0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Вводим в поле «Защитный код» соответствующий код</w:t>
        </w:r>
      </w:ins>
    </w:p>
    <w:p w:rsidR="00C55B7A" w:rsidRPr="00407DA7" w:rsidRDefault="00C55B7A" w:rsidP="00407DA7">
      <w:pPr>
        <w:pStyle w:val="a4"/>
        <w:numPr>
          <w:ilvl w:val="0"/>
          <w:numId w:val="9"/>
        </w:numPr>
        <w:spacing w:line="360" w:lineRule="auto"/>
        <w:jc w:val="both"/>
        <w:rPr>
          <w:ins w:id="801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802" w:author="Александр" w:date="2023-11-15T16:27:00Z">
            <w:rPr>
              <w:ins w:id="803" w:author="Александр" w:date="2023-11-15T15:50:00Z"/>
              <w:rFonts w:ascii="Times New Roman" w:hAnsi="Times New Roman" w:cs="Times New Roman"/>
              <w:sz w:val="28"/>
              <w:szCs w:val="28"/>
            </w:rPr>
          </w:rPrChange>
        </w:rPr>
        <w:pPrChange w:id="804" w:author="Александр" w:date="2023-11-15T16:27:00Z">
          <w:pPr>
            <w:pStyle w:val="a4"/>
            <w:numPr>
              <w:numId w:val="8"/>
            </w:numPr>
            <w:spacing w:line="360" w:lineRule="auto"/>
            <w:ind w:left="1080" w:hanging="360"/>
            <w:jc w:val="both"/>
          </w:pPr>
        </w:pPrChange>
      </w:pPr>
      <w:ins w:id="805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0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Нажимаем на кнопку «Зарегистрироваться»</w:t>
        </w:r>
      </w:ins>
    </w:p>
    <w:p w:rsidR="00C55B7A" w:rsidRPr="00407DA7" w:rsidRDefault="00C55B7A" w:rsidP="00407DA7">
      <w:pPr>
        <w:spacing w:line="360" w:lineRule="auto"/>
        <w:ind w:firstLine="708"/>
        <w:jc w:val="both"/>
        <w:rPr>
          <w:ins w:id="807" w:author="Александр" w:date="2023-11-15T15:50:00Z"/>
          <w:rFonts w:ascii="Times New Roman" w:hAnsi="Times New Roman" w:cs="Times New Roman"/>
          <w:color w:val="0D0D0D" w:themeColor="text1" w:themeTint="F2"/>
          <w:sz w:val="28"/>
          <w:szCs w:val="28"/>
          <w:rPrChange w:id="808" w:author="Александр" w:date="2023-11-15T16:27:00Z">
            <w:rPr>
              <w:ins w:id="809" w:author="Александр" w:date="2023-11-15T15:50:00Z"/>
              <w:rFonts w:ascii="Times New Roman" w:hAnsi="Times New Roman" w:cs="Times New Roman"/>
              <w:sz w:val="28"/>
              <w:szCs w:val="28"/>
            </w:rPr>
          </w:rPrChange>
        </w:rPr>
        <w:pPrChange w:id="810" w:author="Александр" w:date="2023-11-15T16:27:00Z">
          <w:pPr>
            <w:spacing w:line="360" w:lineRule="auto"/>
            <w:ind w:firstLine="708"/>
            <w:jc w:val="both"/>
          </w:pPr>
        </w:pPrChange>
      </w:pPr>
      <w:ins w:id="811" w:author="Александр" w:date="2023-11-15T15:5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1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Ожидаемый результат: сообщение о требуемом подтверждении аккаунта через отправленное письмо на указанную в форме электронную почту.</w:t>
        </w:r>
      </w:ins>
    </w:p>
    <w:p w:rsidR="00AA6E9C" w:rsidRPr="00407DA7" w:rsidRDefault="00AA6E9C" w:rsidP="00407DA7">
      <w:pPr>
        <w:spacing w:line="360" w:lineRule="auto"/>
        <w:rPr>
          <w:ins w:id="813" w:author="Александр" w:date="2023-11-15T15:51:00Z"/>
          <w:rFonts w:ascii="Times New Roman" w:hAnsi="Times New Roman" w:cs="Times New Roman"/>
          <w:color w:val="0D0D0D" w:themeColor="text1" w:themeTint="F2"/>
          <w:sz w:val="28"/>
          <w:szCs w:val="28"/>
          <w:rPrChange w:id="814" w:author="Александр" w:date="2023-11-15T16:27:00Z">
            <w:rPr>
              <w:ins w:id="815" w:author="Александр" w:date="2023-11-15T15:51:00Z"/>
              <w:rFonts w:ascii="Times New Roman" w:hAnsi="Times New Roman" w:cs="Times New Roman"/>
              <w:sz w:val="28"/>
              <w:szCs w:val="28"/>
            </w:rPr>
          </w:rPrChange>
        </w:rPr>
        <w:pPrChange w:id="816" w:author="Александр" w:date="2023-11-15T16:27:00Z">
          <w:pPr>
            <w:pStyle w:val="a4"/>
            <w:spacing w:line="360" w:lineRule="auto"/>
            <w:ind w:left="0"/>
          </w:pPr>
        </w:pPrChange>
      </w:pPr>
    </w:p>
    <w:p w:rsidR="00AA6E9C" w:rsidRPr="00407DA7" w:rsidRDefault="00AA6E9C" w:rsidP="00407DA7">
      <w:pPr>
        <w:pStyle w:val="a4"/>
        <w:spacing w:line="360" w:lineRule="auto"/>
        <w:ind w:left="1080"/>
        <w:rPr>
          <w:ins w:id="817" w:author="Александр" w:date="2023-11-15T15:52:00Z"/>
          <w:rFonts w:ascii="Times New Roman" w:hAnsi="Times New Roman" w:cs="Times New Roman"/>
          <w:color w:val="0D0D0D" w:themeColor="text1" w:themeTint="F2"/>
          <w:sz w:val="28"/>
          <w:szCs w:val="28"/>
          <w:rPrChange w:id="818" w:author="Александр" w:date="2023-11-15T16:27:00Z">
            <w:rPr>
              <w:ins w:id="819" w:author="Александр" w:date="2023-11-15T15:52:00Z"/>
              <w:rFonts w:ascii="Times New Roman" w:hAnsi="Times New Roman" w:cs="Times New Roman"/>
              <w:sz w:val="28"/>
              <w:szCs w:val="28"/>
            </w:rPr>
          </w:rPrChange>
        </w:rPr>
        <w:pPrChange w:id="820" w:author="Александр" w:date="2023-11-15T16:27:00Z">
          <w:pPr>
            <w:pStyle w:val="a4"/>
            <w:spacing w:line="360" w:lineRule="auto"/>
            <w:ind w:left="1080"/>
          </w:pPr>
        </w:pPrChange>
      </w:pPr>
      <w:ins w:id="821" w:author="Александр" w:date="2023-11-15T15:5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2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drawing>
            <wp:anchor distT="0" distB="0" distL="114300" distR="114300" simplePos="0" relativeHeight="251658240" behindDoc="0" locked="0" layoutInCell="1" allowOverlap="1" wp14:anchorId="7F5FD85A" wp14:editId="1AFBF5CD">
              <wp:simplePos x="1082040" y="716280"/>
              <wp:positionH relativeFrom="column">
                <wp:align>left</wp:align>
              </wp:positionH>
              <wp:positionV relativeFrom="paragraph">
                <wp:align>top</wp:align>
              </wp:positionV>
              <wp:extent cx="5940425" cy="7497445"/>
              <wp:effectExtent l="0" t="0" r="3175" b="8255"/>
              <wp:wrapSquare wrapText="bothSides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4974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2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Рисунок 11 - </w:t>
        </w:r>
      </w:ins>
      <w:ins w:id="824" w:author="Александр" w:date="2023-11-15T15:5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2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 поле «Фамилия» для ввода доступны любые символы</w:t>
        </w:r>
      </w:ins>
    </w:p>
    <w:p w:rsidR="00AA6E9C" w:rsidRPr="00407DA7" w:rsidRDefault="00AA6E9C" w:rsidP="00407DA7">
      <w:pPr>
        <w:spacing w:line="360" w:lineRule="auto"/>
        <w:rPr>
          <w:ins w:id="826" w:author="Александр" w:date="2023-11-15T15:52:00Z"/>
          <w:rFonts w:ascii="Times New Roman" w:hAnsi="Times New Roman" w:cs="Times New Roman"/>
          <w:color w:val="0D0D0D" w:themeColor="text1" w:themeTint="F2"/>
          <w:sz w:val="28"/>
          <w:szCs w:val="28"/>
          <w:rPrChange w:id="827" w:author="Александр" w:date="2023-11-15T16:27:00Z">
            <w:rPr>
              <w:ins w:id="828" w:author="Александр" w:date="2023-11-15T15:52:00Z"/>
              <w:rFonts w:ascii="Times New Roman" w:hAnsi="Times New Roman" w:cs="Times New Roman"/>
              <w:sz w:val="28"/>
              <w:szCs w:val="28"/>
            </w:rPr>
          </w:rPrChange>
        </w:rPr>
        <w:pPrChange w:id="829" w:author="Александр" w:date="2023-11-15T16:27:00Z">
          <w:pPr/>
        </w:pPrChange>
      </w:pPr>
      <w:ins w:id="830" w:author="Александр" w:date="2023-11-15T15:5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3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br w:type="page"/>
        </w:r>
      </w:ins>
    </w:p>
    <w:p w:rsidR="00AA6E9C" w:rsidRPr="00407DA7" w:rsidRDefault="00AA6E9C" w:rsidP="00407DA7">
      <w:pPr>
        <w:pStyle w:val="a4"/>
        <w:numPr>
          <w:ilvl w:val="0"/>
          <w:numId w:val="4"/>
        </w:numPr>
        <w:spacing w:line="360" w:lineRule="auto"/>
        <w:jc w:val="center"/>
        <w:rPr>
          <w:ins w:id="832" w:author="Александр" w:date="2023-11-15T15:52:00Z"/>
          <w:rFonts w:ascii="Times New Roman" w:hAnsi="Times New Roman" w:cs="Times New Roman"/>
          <w:color w:val="0D0D0D" w:themeColor="text1" w:themeTint="F2"/>
          <w:sz w:val="28"/>
          <w:szCs w:val="28"/>
          <w:rPrChange w:id="833" w:author="Александр" w:date="2023-11-15T16:27:00Z">
            <w:rPr>
              <w:ins w:id="834" w:author="Александр" w:date="2023-11-15T15:52:00Z"/>
              <w:rFonts w:ascii="Times New Roman" w:hAnsi="Times New Roman" w:cs="Times New Roman"/>
              <w:sz w:val="28"/>
              <w:szCs w:val="28"/>
            </w:rPr>
          </w:rPrChange>
        </w:rPr>
        <w:pPrChange w:id="835" w:author="Александр" w:date="2023-11-15T16:27:00Z">
          <w:pPr>
            <w:pStyle w:val="a4"/>
            <w:numPr>
              <w:numId w:val="10"/>
            </w:numPr>
            <w:spacing w:line="360" w:lineRule="auto"/>
            <w:ind w:left="1080" w:hanging="360"/>
            <w:jc w:val="center"/>
          </w:pPr>
        </w:pPrChange>
      </w:pPr>
      <w:ins w:id="836" w:author="Александр" w:date="2023-11-15T15:5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3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>Обновить защитный код</w:t>
        </w:r>
      </w:ins>
    </w:p>
    <w:p w:rsidR="00AA6E9C" w:rsidRPr="00407DA7" w:rsidRDefault="00AA6E9C" w:rsidP="00407DA7">
      <w:pPr>
        <w:pStyle w:val="a4"/>
        <w:numPr>
          <w:ilvl w:val="0"/>
          <w:numId w:val="12"/>
        </w:numPr>
        <w:spacing w:line="360" w:lineRule="auto"/>
        <w:ind w:left="1134"/>
        <w:rPr>
          <w:ins w:id="838" w:author="Александр" w:date="2023-11-15T15:53:00Z"/>
          <w:rFonts w:ascii="Times New Roman" w:hAnsi="Times New Roman" w:cs="Times New Roman"/>
          <w:color w:val="0D0D0D" w:themeColor="text1" w:themeTint="F2"/>
          <w:sz w:val="28"/>
          <w:szCs w:val="28"/>
          <w:rPrChange w:id="839" w:author="Александр" w:date="2023-11-15T16:27:00Z">
            <w:rPr>
              <w:ins w:id="840" w:author="Александр" w:date="2023-11-15T15:53:00Z"/>
              <w:rFonts w:ascii="Times New Roman" w:hAnsi="Times New Roman" w:cs="Times New Roman"/>
              <w:sz w:val="28"/>
              <w:szCs w:val="28"/>
            </w:rPr>
          </w:rPrChange>
        </w:rPr>
        <w:pPrChange w:id="841" w:author="Александр" w:date="2023-11-15T16:27:00Z">
          <w:pPr>
            <w:pStyle w:val="a4"/>
            <w:numPr>
              <w:numId w:val="10"/>
            </w:numPr>
            <w:spacing w:line="360" w:lineRule="auto"/>
            <w:ind w:left="1080" w:hanging="360"/>
            <w:jc w:val="center"/>
          </w:pPr>
        </w:pPrChange>
      </w:pPr>
      <w:ins w:id="842" w:author="Александр" w:date="2023-11-15T15:53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4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Нажать на кнопку обновления защитного кода справа от его изображения</w:t>
        </w:r>
      </w:ins>
    </w:p>
    <w:p w:rsidR="00AA6E9C" w:rsidRPr="00407DA7" w:rsidRDefault="00AA6E9C" w:rsidP="00407DA7">
      <w:pPr>
        <w:spacing w:line="360" w:lineRule="auto"/>
        <w:ind w:left="708"/>
        <w:rPr>
          <w:ins w:id="844" w:author="Александр" w:date="2023-11-15T15:59:00Z"/>
          <w:rFonts w:ascii="Times New Roman" w:hAnsi="Times New Roman" w:cs="Times New Roman"/>
          <w:color w:val="0D0D0D" w:themeColor="text1" w:themeTint="F2"/>
          <w:sz w:val="28"/>
          <w:szCs w:val="28"/>
          <w:rPrChange w:id="845" w:author="Александр" w:date="2023-11-15T16:27:00Z">
            <w:rPr>
              <w:ins w:id="846" w:author="Александр" w:date="2023-11-15T15:59:00Z"/>
              <w:rFonts w:ascii="Times New Roman" w:hAnsi="Times New Roman" w:cs="Times New Roman"/>
              <w:sz w:val="28"/>
              <w:szCs w:val="28"/>
            </w:rPr>
          </w:rPrChange>
        </w:rPr>
        <w:pPrChange w:id="847" w:author="Александр" w:date="2023-11-15T16:27:00Z">
          <w:pPr>
            <w:pStyle w:val="a4"/>
            <w:numPr>
              <w:numId w:val="10"/>
            </w:numPr>
            <w:spacing w:line="360" w:lineRule="auto"/>
            <w:ind w:left="1080" w:hanging="360"/>
            <w:jc w:val="center"/>
          </w:pPr>
        </w:pPrChange>
      </w:pPr>
      <w:ins w:id="848" w:author="Александр" w:date="2023-11-15T15:53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4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Ожидаемый результат</w:t>
        </w:r>
      </w:ins>
      <w:ins w:id="850" w:author="Александр" w:date="2023-11-15T15:5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5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 изображение защитного кода изменится.</w:t>
        </w:r>
      </w:ins>
    </w:p>
    <w:p w:rsidR="00AA6E9C" w:rsidRPr="00407DA7" w:rsidRDefault="00AA6E9C" w:rsidP="00407DA7">
      <w:pPr>
        <w:spacing w:line="360" w:lineRule="auto"/>
        <w:ind w:left="708"/>
        <w:rPr>
          <w:ins w:id="852" w:author="Александр" w:date="2023-11-15T15:54:00Z"/>
          <w:rFonts w:ascii="Times New Roman" w:hAnsi="Times New Roman" w:cs="Times New Roman"/>
          <w:color w:val="0D0D0D" w:themeColor="text1" w:themeTint="F2"/>
          <w:sz w:val="28"/>
          <w:szCs w:val="28"/>
          <w:rPrChange w:id="853" w:author="Александр" w:date="2023-11-15T16:27:00Z">
            <w:rPr>
              <w:ins w:id="854" w:author="Александр" w:date="2023-11-15T15:54:00Z"/>
              <w:rFonts w:ascii="Times New Roman" w:hAnsi="Times New Roman" w:cs="Times New Roman"/>
              <w:sz w:val="28"/>
              <w:szCs w:val="28"/>
            </w:rPr>
          </w:rPrChange>
        </w:rPr>
        <w:pPrChange w:id="855" w:author="Александр" w:date="2023-11-15T16:27:00Z">
          <w:pPr>
            <w:pStyle w:val="a4"/>
            <w:numPr>
              <w:numId w:val="10"/>
            </w:numPr>
            <w:spacing w:line="360" w:lineRule="auto"/>
            <w:ind w:left="1080" w:hanging="360"/>
            <w:jc w:val="center"/>
          </w:pPr>
        </w:pPrChange>
      </w:pPr>
    </w:p>
    <w:p w:rsidR="00AA6E9C" w:rsidRPr="00407DA7" w:rsidRDefault="00AA6E9C" w:rsidP="00407DA7">
      <w:pPr>
        <w:spacing w:line="360" w:lineRule="auto"/>
        <w:rPr>
          <w:ins w:id="856" w:author="Александр" w:date="2023-11-15T15:56:00Z"/>
          <w:rFonts w:ascii="Times New Roman" w:hAnsi="Times New Roman" w:cs="Times New Roman"/>
          <w:color w:val="0D0D0D" w:themeColor="text1" w:themeTint="F2"/>
          <w:sz w:val="28"/>
          <w:szCs w:val="28"/>
          <w:rPrChange w:id="857" w:author="Александр" w:date="2023-11-15T16:27:00Z">
            <w:rPr>
              <w:ins w:id="858" w:author="Александр" w:date="2023-11-15T15:56:00Z"/>
              <w:rFonts w:ascii="Times New Roman" w:hAnsi="Times New Roman" w:cs="Times New Roman"/>
              <w:sz w:val="28"/>
              <w:szCs w:val="28"/>
            </w:rPr>
          </w:rPrChange>
        </w:rPr>
        <w:pPrChange w:id="859" w:author="Александр" w:date="2023-11-15T16:27:00Z">
          <w:pPr>
            <w:pStyle w:val="a4"/>
            <w:numPr>
              <w:numId w:val="10"/>
            </w:numPr>
            <w:spacing w:line="360" w:lineRule="auto"/>
            <w:ind w:left="1080" w:hanging="360"/>
            <w:jc w:val="center"/>
          </w:pPr>
        </w:pPrChange>
      </w:pPr>
      <w:ins w:id="860" w:author="Александр" w:date="2023-11-15T15:5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6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drawing>
            <wp:inline distT="0" distB="0" distL="0" distR="0" wp14:anchorId="4F116BC0" wp14:editId="6A5F7A04">
              <wp:extent cx="2520000" cy="3139200"/>
              <wp:effectExtent l="0" t="0" r="0" b="444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3139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6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ab/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6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ab/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64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drawing>
            <wp:inline distT="0" distB="0" distL="0" distR="0" wp14:anchorId="6BD8E06A" wp14:editId="7A263119">
              <wp:extent cx="2520000" cy="3121200"/>
              <wp:effectExtent l="0" t="0" r="0" b="3175"/>
              <wp:docPr id="18" name="Рисунок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3121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A6E9C" w:rsidRPr="00407DA7" w:rsidRDefault="00AA6E9C" w:rsidP="00407DA7">
      <w:pPr>
        <w:spacing w:line="360" w:lineRule="auto"/>
        <w:jc w:val="center"/>
        <w:rPr>
          <w:ins w:id="865" w:author="Александр" w:date="2023-11-15T15:52:00Z"/>
          <w:rFonts w:ascii="Times New Roman" w:hAnsi="Times New Roman" w:cs="Times New Roman"/>
          <w:color w:val="0D0D0D" w:themeColor="text1" w:themeTint="F2"/>
          <w:sz w:val="28"/>
          <w:szCs w:val="28"/>
          <w:rPrChange w:id="866" w:author="Александр" w:date="2023-11-15T16:27:00Z">
            <w:rPr>
              <w:ins w:id="867" w:author="Александр" w:date="2023-11-15T15:52:00Z"/>
            </w:rPr>
          </w:rPrChange>
        </w:rPr>
        <w:pPrChange w:id="868" w:author="Александр" w:date="2023-11-15T16:27:00Z">
          <w:pPr>
            <w:pStyle w:val="a4"/>
            <w:numPr>
              <w:numId w:val="10"/>
            </w:numPr>
            <w:spacing w:line="360" w:lineRule="auto"/>
            <w:ind w:left="1080" w:hanging="360"/>
            <w:jc w:val="center"/>
          </w:pPr>
        </w:pPrChange>
      </w:pPr>
      <w:ins w:id="869" w:author="Александр" w:date="2023-11-15T15:5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7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Рисунок 12 – обновление защитного кода (было/стало)</w:t>
        </w:r>
      </w:ins>
    </w:p>
    <w:p w:rsidR="00AA6E9C" w:rsidRPr="00407DA7" w:rsidRDefault="00AA6E9C" w:rsidP="00407DA7">
      <w:pPr>
        <w:spacing w:line="360" w:lineRule="auto"/>
        <w:jc w:val="center"/>
        <w:rPr>
          <w:ins w:id="871" w:author="Александр" w:date="2023-11-15T15:57:00Z"/>
          <w:rFonts w:ascii="Times New Roman" w:hAnsi="Times New Roman" w:cs="Times New Roman"/>
          <w:color w:val="0D0D0D" w:themeColor="text1" w:themeTint="F2"/>
          <w:sz w:val="28"/>
          <w:szCs w:val="28"/>
          <w:rPrChange w:id="872" w:author="Александр" w:date="2023-11-15T16:27:00Z">
            <w:rPr>
              <w:ins w:id="873" w:author="Александр" w:date="2023-11-15T15:57:00Z"/>
              <w:rFonts w:ascii="Times New Roman" w:hAnsi="Times New Roman" w:cs="Times New Roman"/>
              <w:sz w:val="28"/>
              <w:szCs w:val="28"/>
            </w:rPr>
          </w:rPrChange>
        </w:rPr>
        <w:pPrChange w:id="874" w:author="Александр" w:date="2023-11-15T16:27:00Z">
          <w:pPr>
            <w:pStyle w:val="a4"/>
            <w:spacing w:line="360" w:lineRule="auto"/>
            <w:ind w:left="0"/>
          </w:pPr>
        </w:pPrChange>
      </w:pPr>
    </w:p>
    <w:p w:rsidR="00AA6E9C" w:rsidRPr="00407DA7" w:rsidRDefault="00AA6E9C" w:rsidP="00407DA7">
      <w:pPr>
        <w:spacing w:line="360" w:lineRule="auto"/>
        <w:rPr>
          <w:ins w:id="875" w:author="Александр" w:date="2023-11-15T15:59:00Z"/>
          <w:rFonts w:ascii="Times New Roman" w:hAnsi="Times New Roman" w:cs="Times New Roman"/>
          <w:color w:val="0D0D0D" w:themeColor="text1" w:themeTint="F2"/>
          <w:sz w:val="28"/>
          <w:szCs w:val="28"/>
          <w:rPrChange w:id="876" w:author="Александр" w:date="2023-11-15T16:27:00Z">
            <w:rPr>
              <w:ins w:id="877" w:author="Александр" w:date="2023-11-15T15:59:00Z"/>
              <w:rFonts w:ascii="Times New Roman" w:hAnsi="Times New Roman" w:cs="Times New Roman"/>
              <w:sz w:val="28"/>
              <w:szCs w:val="28"/>
            </w:rPr>
          </w:rPrChange>
        </w:rPr>
        <w:pPrChange w:id="878" w:author="Александр" w:date="2023-11-15T16:27:00Z">
          <w:pPr/>
        </w:pPrChange>
      </w:pPr>
      <w:ins w:id="879" w:author="Александр" w:date="2023-11-15T15:5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8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br w:type="page"/>
        </w:r>
      </w:ins>
    </w:p>
    <w:p w:rsidR="00AA6E9C" w:rsidRPr="00407DA7" w:rsidRDefault="00AA6E9C" w:rsidP="00407DA7">
      <w:pPr>
        <w:pStyle w:val="a4"/>
        <w:numPr>
          <w:ilvl w:val="0"/>
          <w:numId w:val="4"/>
        </w:numPr>
        <w:spacing w:line="360" w:lineRule="auto"/>
        <w:jc w:val="center"/>
        <w:rPr>
          <w:ins w:id="881" w:author="Александр" w:date="2023-11-15T15:57:00Z"/>
          <w:rFonts w:ascii="Times New Roman" w:hAnsi="Times New Roman" w:cs="Times New Roman"/>
          <w:color w:val="0D0D0D" w:themeColor="text1" w:themeTint="F2"/>
          <w:sz w:val="28"/>
          <w:szCs w:val="28"/>
          <w:rPrChange w:id="882" w:author="Александр" w:date="2023-11-15T16:27:00Z">
            <w:rPr>
              <w:ins w:id="883" w:author="Александр" w:date="2023-11-15T15:57:00Z"/>
              <w:rFonts w:ascii="Times New Roman" w:hAnsi="Times New Roman" w:cs="Times New Roman"/>
              <w:sz w:val="28"/>
              <w:szCs w:val="28"/>
            </w:rPr>
          </w:rPrChange>
        </w:rPr>
        <w:pPrChange w:id="884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885" w:author="Александр" w:date="2023-11-15T15:5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8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>Прослушать написание защитного кода</w:t>
        </w:r>
      </w:ins>
    </w:p>
    <w:p w:rsidR="00AA6E9C" w:rsidRPr="00407DA7" w:rsidRDefault="00AA6E9C" w:rsidP="00407DA7">
      <w:pPr>
        <w:pStyle w:val="a4"/>
        <w:numPr>
          <w:ilvl w:val="0"/>
          <w:numId w:val="13"/>
        </w:numPr>
        <w:spacing w:line="360" w:lineRule="auto"/>
        <w:rPr>
          <w:ins w:id="887" w:author="Александр" w:date="2023-11-15T15:57:00Z"/>
          <w:rFonts w:ascii="Times New Roman" w:hAnsi="Times New Roman" w:cs="Times New Roman"/>
          <w:color w:val="0D0D0D" w:themeColor="text1" w:themeTint="F2"/>
          <w:sz w:val="28"/>
          <w:szCs w:val="28"/>
          <w:rPrChange w:id="888" w:author="Александр" w:date="2023-11-15T16:27:00Z">
            <w:rPr>
              <w:ins w:id="889" w:author="Александр" w:date="2023-11-15T15:57:00Z"/>
              <w:rFonts w:ascii="Times New Roman" w:hAnsi="Times New Roman" w:cs="Times New Roman"/>
              <w:sz w:val="28"/>
              <w:szCs w:val="28"/>
            </w:rPr>
          </w:rPrChange>
        </w:rPr>
        <w:pPrChange w:id="890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891" w:author="Александр" w:date="2023-11-15T15:5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9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Нажать на кнопку с изображением динамика справа от изображения защитного кода</w:t>
        </w:r>
      </w:ins>
    </w:p>
    <w:p w:rsidR="00AA6E9C" w:rsidRPr="00407DA7" w:rsidRDefault="00AA6E9C" w:rsidP="00407DA7">
      <w:pPr>
        <w:spacing w:line="360" w:lineRule="auto"/>
        <w:ind w:left="708"/>
        <w:rPr>
          <w:ins w:id="893" w:author="Александр" w:date="2023-11-15T15:59:00Z"/>
          <w:rFonts w:ascii="Times New Roman" w:hAnsi="Times New Roman" w:cs="Times New Roman"/>
          <w:color w:val="0D0D0D" w:themeColor="text1" w:themeTint="F2"/>
          <w:sz w:val="28"/>
          <w:szCs w:val="28"/>
          <w:rPrChange w:id="894" w:author="Александр" w:date="2023-11-15T16:27:00Z">
            <w:rPr>
              <w:ins w:id="895" w:author="Александр" w:date="2023-11-15T15:59:00Z"/>
              <w:rFonts w:ascii="Times New Roman" w:hAnsi="Times New Roman" w:cs="Times New Roman"/>
              <w:sz w:val="28"/>
              <w:szCs w:val="28"/>
            </w:rPr>
          </w:rPrChange>
        </w:rPr>
        <w:pPrChange w:id="896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897" w:author="Александр" w:date="2023-11-15T15:5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89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Ожидаемый результат: будет произнесен защитный код.</w:t>
        </w:r>
      </w:ins>
    </w:p>
    <w:p w:rsidR="00AA6E9C" w:rsidRPr="00407DA7" w:rsidRDefault="00AA6E9C" w:rsidP="00407DA7">
      <w:pPr>
        <w:spacing w:line="360" w:lineRule="auto"/>
        <w:ind w:left="708"/>
        <w:rPr>
          <w:ins w:id="899" w:author="Александр" w:date="2023-11-15T15:58:00Z"/>
          <w:rFonts w:ascii="Times New Roman" w:hAnsi="Times New Roman" w:cs="Times New Roman"/>
          <w:color w:val="0D0D0D" w:themeColor="text1" w:themeTint="F2"/>
          <w:sz w:val="28"/>
          <w:szCs w:val="28"/>
          <w:rPrChange w:id="900" w:author="Александр" w:date="2023-11-15T16:27:00Z">
            <w:rPr>
              <w:ins w:id="901" w:author="Александр" w:date="2023-11-15T15:58:00Z"/>
              <w:rFonts w:ascii="Times New Roman" w:hAnsi="Times New Roman" w:cs="Times New Roman"/>
              <w:sz w:val="28"/>
              <w:szCs w:val="28"/>
            </w:rPr>
          </w:rPrChange>
        </w:rPr>
        <w:pPrChange w:id="902" w:author="Александр" w:date="2023-11-15T16:27:00Z">
          <w:pPr>
            <w:pStyle w:val="a4"/>
            <w:spacing w:line="360" w:lineRule="auto"/>
            <w:ind w:left="0"/>
          </w:pPr>
        </w:pPrChange>
      </w:pPr>
    </w:p>
    <w:p w:rsidR="00AA6E9C" w:rsidRPr="00407DA7" w:rsidRDefault="0074085D" w:rsidP="00407DA7">
      <w:pPr>
        <w:spacing w:line="360" w:lineRule="auto"/>
        <w:rPr>
          <w:ins w:id="903" w:author="Александр" w:date="2023-11-15T16:00:00Z"/>
          <w:rFonts w:ascii="Times New Roman" w:hAnsi="Times New Roman" w:cs="Times New Roman"/>
          <w:color w:val="0D0D0D" w:themeColor="text1" w:themeTint="F2"/>
          <w:sz w:val="28"/>
          <w:szCs w:val="28"/>
          <w:rPrChange w:id="904" w:author="Александр" w:date="2023-11-15T16:27:00Z">
            <w:rPr>
              <w:ins w:id="905" w:author="Александр" w:date="2023-11-15T16:00:00Z"/>
              <w:rFonts w:ascii="Times New Roman" w:hAnsi="Times New Roman" w:cs="Times New Roman"/>
              <w:sz w:val="28"/>
              <w:szCs w:val="28"/>
            </w:rPr>
          </w:rPrChange>
        </w:rPr>
        <w:pPrChange w:id="906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907" w:author="Александр" w:date="2023-11-15T16:0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0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drawing>
            <wp:inline distT="0" distB="0" distL="0" distR="0" wp14:anchorId="2636902F" wp14:editId="1646178B">
              <wp:extent cx="2520000" cy="3121200"/>
              <wp:effectExtent l="0" t="0" r="0" b="3175"/>
              <wp:docPr id="21" name="Рисунок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3121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909" w:author="Александр" w:date="2023-11-15T15:59:00Z">
        <w:r w:rsidR="00AA6E9C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1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ab/>
        </w:r>
        <w:r w:rsidR="00AA6E9C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1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ab/>
        </w:r>
        <w:r w:rsidR="00AA6E9C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1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drawing>
            <wp:inline distT="0" distB="0" distL="0" distR="0" wp14:anchorId="1A01F961" wp14:editId="58C8B576">
              <wp:extent cx="2520000" cy="3182400"/>
              <wp:effectExtent l="0" t="0" r="0" b="0"/>
              <wp:docPr id="19" name="Рисунок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318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4085D" w:rsidRPr="00407DA7" w:rsidRDefault="00AA6E9C" w:rsidP="00407DA7">
      <w:pPr>
        <w:spacing w:line="360" w:lineRule="auto"/>
        <w:jc w:val="center"/>
        <w:rPr>
          <w:ins w:id="913" w:author="Александр" w:date="2023-11-15T16:04:00Z"/>
          <w:rFonts w:ascii="Times New Roman" w:hAnsi="Times New Roman" w:cs="Times New Roman"/>
          <w:color w:val="0D0D0D" w:themeColor="text1" w:themeTint="F2"/>
          <w:sz w:val="28"/>
          <w:szCs w:val="28"/>
          <w:rPrChange w:id="914" w:author="Александр" w:date="2023-11-15T16:27:00Z">
            <w:rPr>
              <w:ins w:id="915" w:author="Александр" w:date="2023-11-15T16:04:00Z"/>
              <w:rFonts w:ascii="Times New Roman" w:hAnsi="Times New Roman" w:cs="Times New Roman"/>
              <w:sz w:val="28"/>
              <w:szCs w:val="28"/>
            </w:rPr>
          </w:rPrChange>
        </w:rPr>
        <w:pPrChange w:id="916" w:author="Александр" w:date="2023-11-15T16:27:00Z">
          <w:pPr>
            <w:spacing w:line="360" w:lineRule="auto"/>
            <w:jc w:val="center"/>
          </w:pPr>
        </w:pPrChange>
      </w:pPr>
      <w:ins w:id="917" w:author="Александр" w:date="2023-11-15T16:0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1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Рисунок 13 – произношение </w:t>
        </w:r>
      </w:ins>
      <w:ins w:id="919" w:author="Александр" w:date="2023-11-15T16:0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2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защитного кода (было/стало)</w:t>
        </w:r>
      </w:ins>
      <w:ins w:id="921" w:author="Александр" w:date="2023-11-15T15:5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22" w:author="Александр" w:date="2023-11-15T16:27:00Z">
              <w:rPr/>
            </w:rPrChange>
          </w:rPr>
          <w:br w:type="textWrapping" w:clear="all"/>
        </w:r>
      </w:ins>
    </w:p>
    <w:p w:rsidR="0074085D" w:rsidRPr="00407DA7" w:rsidRDefault="0074085D" w:rsidP="00407DA7">
      <w:pPr>
        <w:spacing w:line="360" w:lineRule="auto"/>
        <w:rPr>
          <w:ins w:id="923" w:author="Александр" w:date="2023-11-15T16:04:00Z"/>
          <w:rFonts w:ascii="Times New Roman" w:hAnsi="Times New Roman" w:cs="Times New Roman"/>
          <w:color w:val="0D0D0D" w:themeColor="text1" w:themeTint="F2"/>
          <w:sz w:val="28"/>
          <w:szCs w:val="28"/>
          <w:rPrChange w:id="924" w:author="Александр" w:date="2023-11-15T16:27:00Z">
            <w:rPr>
              <w:ins w:id="925" w:author="Александр" w:date="2023-11-15T16:04:00Z"/>
              <w:rFonts w:ascii="Times New Roman" w:hAnsi="Times New Roman" w:cs="Times New Roman"/>
              <w:sz w:val="28"/>
              <w:szCs w:val="28"/>
            </w:rPr>
          </w:rPrChange>
        </w:rPr>
        <w:pPrChange w:id="926" w:author="Александр" w:date="2023-11-15T16:27:00Z">
          <w:pPr/>
        </w:pPrChange>
      </w:pPr>
      <w:ins w:id="927" w:author="Александр" w:date="2023-11-15T16:0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2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br w:type="page"/>
        </w:r>
      </w:ins>
    </w:p>
    <w:p w:rsidR="00C55B7A" w:rsidRPr="00407DA7" w:rsidRDefault="0074085D" w:rsidP="00407DA7">
      <w:pPr>
        <w:pStyle w:val="2"/>
        <w:spacing w:line="360" w:lineRule="auto"/>
        <w:jc w:val="center"/>
        <w:rPr>
          <w:ins w:id="929" w:author="Александр" w:date="2023-11-15T16:05:00Z"/>
          <w:rFonts w:ascii="Times New Roman" w:hAnsi="Times New Roman" w:cs="Times New Roman"/>
          <w:b/>
          <w:color w:val="0D0D0D" w:themeColor="text1" w:themeTint="F2"/>
          <w:sz w:val="28"/>
          <w:szCs w:val="28"/>
          <w:rPrChange w:id="930" w:author="Александр" w:date="2023-11-15T16:27:00Z">
            <w:rPr>
              <w:ins w:id="931" w:author="Александр" w:date="2023-11-15T16:05:00Z"/>
              <w:rFonts w:ascii="Times New Roman" w:hAnsi="Times New Roman" w:cs="Times New Roman"/>
              <w:b/>
              <w:sz w:val="28"/>
              <w:szCs w:val="28"/>
            </w:rPr>
          </w:rPrChange>
        </w:rPr>
        <w:pPrChange w:id="932" w:author="Александр" w:date="2023-11-15T16:27:00Z">
          <w:pPr>
            <w:pStyle w:val="a4"/>
            <w:spacing w:line="360" w:lineRule="auto"/>
            <w:ind w:left="0"/>
          </w:pPr>
        </w:pPrChange>
      </w:pPr>
      <w:bookmarkStart w:id="933" w:name="_Toc150958056"/>
      <w:ins w:id="934" w:author="Александр" w:date="2023-11-15T16:05:00Z">
        <w:r w:rsidRPr="00407DA7">
          <w:rPr>
            <w:rFonts w:ascii="Times New Roman" w:hAnsi="Times New Roman" w:cs="Times New Roman"/>
            <w:b/>
            <w:color w:val="0D0D0D" w:themeColor="text1" w:themeTint="F2"/>
            <w:sz w:val="28"/>
            <w:szCs w:val="28"/>
            <w:rPrChange w:id="935" w:author="Александр" w:date="2023-11-15T16:27:00Z">
              <w:rPr>
                <w:rFonts w:ascii="Times New Roman" w:hAnsi="Times New Roman" w:cs="Times New Roman"/>
                <w:b/>
                <w:sz w:val="28"/>
                <w:szCs w:val="28"/>
              </w:rPr>
            </w:rPrChange>
          </w:rPr>
          <w:lastRenderedPageBreak/>
          <w:t>3.2. НЕГАТИВНЫЕ ТЕСТЫ</w:t>
        </w:r>
        <w:bookmarkEnd w:id="933"/>
      </w:ins>
    </w:p>
    <w:p w:rsidR="0074085D" w:rsidRPr="00407DA7" w:rsidRDefault="0074085D" w:rsidP="00407DA7">
      <w:pPr>
        <w:spacing w:line="360" w:lineRule="auto"/>
        <w:jc w:val="center"/>
        <w:rPr>
          <w:ins w:id="936" w:author="Александр" w:date="2023-11-15T16:05:00Z"/>
          <w:rFonts w:ascii="Times New Roman" w:hAnsi="Times New Roman" w:cs="Times New Roman"/>
          <w:color w:val="0D0D0D" w:themeColor="text1" w:themeTint="F2"/>
          <w:sz w:val="28"/>
          <w:szCs w:val="28"/>
          <w:rPrChange w:id="937" w:author="Александр" w:date="2023-11-15T16:27:00Z">
            <w:rPr>
              <w:ins w:id="938" w:author="Александр" w:date="2023-11-15T16:05:00Z"/>
              <w:rFonts w:ascii="Times New Roman" w:hAnsi="Times New Roman" w:cs="Times New Roman"/>
              <w:sz w:val="28"/>
              <w:szCs w:val="28"/>
            </w:rPr>
          </w:rPrChange>
        </w:rPr>
        <w:pPrChange w:id="939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940" w:author="Александр" w:date="2023-11-15T16:0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4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1. Несоответствие пароля требованиям</w:t>
        </w:r>
      </w:ins>
      <w:ins w:id="942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4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безопасности</w:t>
        </w:r>
      </w:ins>
    </w:p>
    <w:p w:rsidR="0074085D" w:rsidRPr="00407DA7" w:rsidRDefault="0074085D" w:rsidP="00407DA7">
      <w:pPr>
        <w:pStyle w:val="a4"/>
        <w:numPr>
          <w:ilvl w:val="0"/>
          <w:numId w:val="14"/>
        </w:numPr>
        <w:spacing w:line="360" w:lineRule="auto"/>
        <w:jc w:val="both"/>
        <w:rPr>
          <w:ins w:id="944" w:author="Александр" w:date="2023-11-15T16:07:00Z"/>
          <w:rFonts w:ascii="Times New Roman" w:hAnsi="Times New Roman" w:cs="Times New Roman"/>
          <w:color w:val="0D0D0D" w:themeColor="text1" w:themeTint="F2"/>
          <w:sz w:val="28"/>
          <w:szCs w:val="28"/>
          <w:rPrChange w:id="945" w:author="Александр" w:date="2023-11-15T16:27:00Z">
            <w:rPr>
              <w:ins w:id="946" w:author="Александр" w:date="2023-11-15T16:07:00Z"/>
              <w:rFonts w:ascii="Times New Roman" w:hAnsi="Times New Roman" w:cs="Times New Roman"/>
              <w:sz w:val="28"/>
              <w:szCs w:val="28"/>
            </w:rPr>
          </w:rPrChange>
        </w:rPr>
        <w:pPrChange w:id="947" w:author="Александр" w:date="2023-11-15T16:27:00Z">
          <w:pPr>
            <w:pStyle w:val="a4"/>
            <w:numPr>
              <w:numId w:val="14"/>
            </w:numPr>
            <w:spacing w:line="360" w:lineRule="auto"/>
            <w:ind w:left="1080" w:hanging="360"/>
            <w:jc w:val="both"/>
          </w:pPr>
        </w:pPrChange>
      </w:pPr>
      <w:ins w:id="948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4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 поле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950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5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952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5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 ввести: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954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5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@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956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5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958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5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</w:t>
        </w:r>
      </w:ins>
    </w:p>
    <w:p w:rsidR="0074085D" w:rsidRPr="00407DA7" w:rsidRDefault="0074085D" w:rsidP="00407DA7">
      <w:pPr>
        <w:pStyle w:val="a4"/>
        <w:numPr>
          <w:ilvl w:val="0"/>
          <w:numId w:val="14"/>
        </w:numPr>
        <w:spacing w:line="360" w:lineRule="auto"/>
        <w:jc w:val="both"/>
        <w:rPr>
          <w:ins w:id="960" w:author="Александр" w:date="2023-11-15T16:07:00Z"/>
          <w:rFonts w:ascii="Times New Roman" w:hAnsi="Times New Roman" w:cs="Times New Roman"/>
          <w:color w:val="0D0D0D" w:themeColor="text1" w:themeTint="F2"/>
          <w:sz w:val="28"/>
          <w:szCs w:val="28"/>
          <w:rPrChange w:id="961" w:author="Александр" w:date="2023-11-15T16:27:00Z">
            <w:rPr>
              <w:ins w:id="962" w:author="Александр" w:date="2023-11-15T16:07:00Z"/>
              <w:rFonts w:ascii="Times New Roman" w:hAnsi="Times New Roman" w:cs="Times New Roman"/>
              <w:sz w:val="28"/>
              <w:szCs w:val="28"/>
            </w:rPr>
          </w:rPrChange>
        </w:rPr>
        <w:pPrChange w:id="963" w:author="Александр" w:date="2023-11-15T16:27:00Z">
          <w:pPr>
            <w:pStyle w:val="a4"/>
            <w:numPr>
              <w:numId w:val="14"/>
            </w:numPr>
            <w:spacing w:line="360" w:lineRule="auto"/>
            <w:ind w:left="1080" w:hanging="360"/>
            <w:jc w:val="both"/>
          </w:pPr>
        </w:pPrChange>
      </w:pPr>
      <w:ins w:id="964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6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«Логин» - 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6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mail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6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968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6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970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</w:t>
        </w:r>
        <w:proofErr w:type="spellEnd"/>
      </w:ins>
    </w:p>
    <w:p w:rsidR="0074085D" w:rsidRPr="00407DA7" w:rsidRDefault="0074085D" w:rsidP="00407DA7">
      <w:pPr>
        <w:pStyle w:val="a4"/>
        <w:numPr>
          <w:ilvl w:val="0"/>
          <w:numId w:val="14"/>
        </w:numPr>
        <w:spacing w:line="360" w:lineRule="auto"/>
        <w:jc w:val="both"/>
        <w:rPr>
          <w:ins w:id="971" w:author="Александр" w:date="2023-11-15T16:07:00Z"/>
          <w:rFonts w:ascii="Times New Roman" w:hAnsi="Times New Roman" w:cs="Times New Roman"/>
          <w:color w:val="0D0D0D" w:themeColor="text1" w:themeTint="F2"/>
          <w:sz w:val="28"/>
          <w:szCs w:val="28"/>
          <w:rPrChange w:id="972" w:author="Александр" w:date="2023-11-15T16:27:00Z">
            <w:rPr>
              <w:ins w:id="973" w:author="Александр" w:date="2023-11-15T16:07:00Z"/>
              <w:rFonts w:ascii="Times New Roman" w:hAnsi="Times New Roman" w:cs="Times New Roman"/>
              <w:sz w:val="28"/>
              <w:szCs w:val="28"/>
            </w:rPr>
          </w:rPrChange>
        </w:rPr>
        <w:pPrChange w:id="974" w:author="Александр" w:date="2023-11-15T16:27:00Z">
          <w:pPr>
            <w:pStyle w:val="a4"/>
            <w:numPr>
              <w:numId w:val="14"/>
            </w:numPr>
            <w:spacing w:line="360" w:lineRule="auto"/>
            <w:ind w:left="1080" w:hanging="360"/>
            <w:jc w:val="both"/>
          </w:pPr>
        </w:pPrChange>
      </w:pPr>
      <w:ins w:id="975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7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«Пароль» – </w:t>
        </w:r>
      </w:ins>
      <w:ins w:id="977" w:author="Александр" w:date="2023-11-15T16:0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7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Пароль</w:t>
        </w:r>
      </w:ins>
      <w:ins w:id="979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980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123</w:t>
        </w:r>
      </w:ins>
    </w:p>
    <w:p w:rsidR="0074085D" w:rsidRPr="00407DA7" w:rsidRDefault="0074085D" w:rsidP="00407DA7">
      <w:pPr>
        <w:pStyle w:val="a4"/>
        <w:numPr>
          <w:ilvl w:val="0"/>
          <w:numId w:val="14"/>
        </w:numPr>
        <w:spacing w:line="360" w:lineRule="auto"/>
        <w:jc w:val="both"/>
        <w:rPr>
          <w:ins w:id="981" w:author="Александр" w:date="2023-11-15T16:07:00Z"/>
          <w:rFonts w:ascii="Times New Roman" w:hAnsi="Times New Roman" w:cs="Times New Roman"/>
          <w:color w:val="0D0D0D" w:themeColor="text1" w:themeTint="F2"/>
          <w:sz w:val="28"/>
          <w:szCs w:val="28"/>
          <w:rPrChange w:id="982" w:author="Александр" w:date="2023-11-15T16:27:00Z">
            <w:rPr>
              <w:ins w:id="983" w:author="Александр" w:date="2023-11-15T16:07:00Z"/>
              <w:rFonts w:ascii="Times New Roman" w:hAnsi="Times New Roman" w:cs="Times New Roman"/>
              <w:sz w:val="28"/>
              <w:szCs w:val="28"/>
            </w:rPr>
          </w:rPrChange>
        </w:rPr>
        <w:pPrChange w:id="984" w:author="Александр" w:date="2023-11-15T16:27:00Z">
          <w:pPr>
            <w:pStyle w:val="a4"/>
            <w:numPr>
              <w:numId w:val="14"/>
            </w:numPr>
            <w:spacing w:line="360" w:lineRule="auto"/>
            <w:ind w:left="1080" w:hanging="360"/>
            <w:jc w:val="both"/>
          </w:pPr>
        </w:pPrChange>
      </w:pPr>
      <w:ins w:id="985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8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«Подтверждение пароля» - </w:t>
        </w:r>
      </w:ins>
      <w:ins w:id="987" w:author="Александр" w:date="2023-11-15T16:0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8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Пароль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89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123</w:t>
        </w:r>
      </w:ins>
    </w:p>
    <w:p w:rsidR="0074085D" w:rsidRPr="00407DA7" w:rsidRDefault="0074085D" w:rsidP="00407DA7">
      <w:pPr>
        <w:pStyle w:val="a4"/>
        <w:numPr>
          <w:ilvl w:val="0"/>
          <w:numId w:val="14"/>
        </w:numPr>
        <w:spacing w:line="360" w:lineRule="auto"/>
        <w:jc w:val="both"/>
        <w:rPr>
          <w:ins w:id="990" w:author="Александр" w:date="2023-11-15T16:07:00Z"/>
          <w:rFonts w:ascii="Times New Roman" w:hAnsi="Times New Roman" w:cs="Times New Roman"/>
          <w:color w:val="0D0D0D" w:themeColor="text1" w:themeTint="F2"/>
          <w:sz w:val="28"/>
          <w:szCs w:val="28"/>
          <w:rPrChange w:id="991" w:author="Александр" w:date="2023-11-15T16:27:00Z">
            <w:rPr>
              <w:ins w:id="992" w:author="Александр" w:date="2023-11-15T16:07:00Z"/>
              <w:rFonts w:ascii="Times New Roman" w:hAnsi="Times New Roman" w:cs="Times New Roman"/>
              <w:sz w:val="28"/>
              <w:szCs w:val="28"/>
            </w:rPr>
          </w:rPrChange>
        </w:rPr>
        <w:pPrChange w:id="993" w:author="Александр" w:date="2023-11-15T16:27:00Z">
          <w:pPr>
            <w:pStyle w:val="a4"/>
            <w:numPr>
              <w:numId w:val="14"/>
            </w:numPr>
            <w:spacing w:line="360" w:lineRule="auto"/>
            <w:ind w:left="1080" w:hanging="360"/>
            <w:jc w:val="both"/>
          </w:pPr>
        </w:pPrChange>
      </w:pPr>
      <w:ins w:id="994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99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«Имя» - Иван</w:t>
        </w:r>
      </w:ins>
    </w:p>
    <w:p w:rsidR="0074085D" w:rsidRPr="00407DA7" w:rsidRDefault="0074085D" w:rsidP="00407DA7">
      <w:pPr>
        <w:pStyle w:val="a4"/>
        <w:numPr>
          <w:ilvl w:val="0"/>
          <w:numId w:val="14"/>
        </w:numPr>
        <w:spacing w:line="360" w:lineRule="auto"/>
        <w:jc w:val="both"/>
        <w:rPr>
          <w:ins w:id="996" w:author="Александр" w:date="2023-11-15T16:07:00Z"/>
          <w:rFonts w:ascii="Times New Roman" w:hAnsi="Times New Roman" w:cs="Times New Roman"/>
          <w:color w:val="0D0D0D" w:themeColor="text1" w:themeTint="F2"/>
          <w:sz w:val="28"/>
          <w:szCs w:val="28"/>
          <w:rPrChange w:id="997" w:author="Александр" w:date="2023-11-15T16:27:00Z">
            <w:rPr>
              <w:ins w:id="998" w:author="Александр" w:date="2023-11-15T16:07:00Z"/>
              <w:rFonts w:ascii="Times New Roman" w:hAnsi="Times New Roman" w:cs="Times New Roman"/>
              <w:sz w:val="28"/>
              <w:szCs w:val="28"/>
            </w:rPr>
          </w:rPrChange>
        </w:rPr>
        <w:pPrChange w:id="999" w:author="Александр" w:date="2023-11-15T16:27:00Z">
          <w:pPr>
            <w:pStyle w:val="a4"/>
            <w:numPr>
              <w:numId w:val="14"/>
            </w:numPr>
            <w:spacing w:line="360" w:lineRule="auto"/>
            <w:ind w:left="1080" w:hanging="360"/>
            <w:jc w:val="both"/>
          </w:pPr>
        </w:pPrChange>
      </w:pPr>
      <w:ins w:id="1000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0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«Фамилия» - Иванов</w:t>
        </w:r>
      </w:ins>
    </w:p>
    <w:p w:rsidR="0074085D" w:rsidRPr="00407DA7" w:rsidRDefault="0074085D" w:rsidP="00407DA7">
      <w:pPr>
        <w:pStyle w:val="a4"/>
        <w:numPr>
          <w:ilvl w:val="0"/>
          <w:numId w:val="14"/>
        </w:numPr>
        <w:spacing w:line="360" w:lineRule="auto"/>
        <w:jc w:val="both"/>
        <w:rPr>
          <w:ins w:id="1002" w:author="Александр" w:date="2023-11-15T16:07:00Z"/>
          <w:rFonts w:ascii="Times New Roman" w:hAnsi="Times New Roman" w:cs="Times New Roman"/>
          <w:color w:val="0D0D0D" w:themeColor="text1" w:themeTint="F2"/>
          <w:sz w:val="28"/>
          <w:szCs w:val="28"/>
          <w:rPrChange w:id="1003" w:author="Александр" w:date="2023-11-15T16:27:00Z">
            <w:rPr>
              <w:ins w:id="1004" w:author="Александр" w:date="2023-11-15T16:07:00Z"/>
              <w:rFonts w:ascii="Times New Roman" w:hAnsi="Times New Roman" w:cs="Times New Roman"/>
              <w:sz w:val="28"/>
              <w:szCs w:val="28"/>
            </w:rPr>
          </w:rPrChange>
        </w:rPr>
        <w:pPrChange w:id="1005" w:author="Александр" w:date="2023-11-15T16:27:00Z">
          <w:pPr>
            <w:pStyle w:val="a4"/>
            <w:numPr>
              <w:numId w:val="14"/>
            </w:numPr>
            <w:spacing w:line="360" w:lineRule="auto"/>
            <w:ind w:left="1080" w:hanging="360"/>
            <w:jc w:val="both"/>
          </w:pPr>
        </w:pPrChange>
      </w:pPr>
      <w:ins w:id="1006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0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Ставим галочку напротив согласия на обработку персональных данных</w:t>
        </w:r>
      </w:ins>
    </w:p>
    <w:p w:rsidR="0074085D" w:rsidRPr="00407DA7" w:rsidRDefault="0074085D" w:rsidP="00407DA7">
      <w:pPr>
        <w:pStyle w:val="a4"/>
        <w:numPr>
          <w:ilvl w:val="0"/>
          <w:numId w:val="14"/>
        </w:numPr>
        <w:spacing w:line="360" w:lineRule="auto"/>
        <w:jc w:val="both"/>
        <w:rPr>
          <w:ins w:id="1008" w:author="Александр" w:date="2023-11-15T16:07:00Z"/>
          <w:rFonts w:ascii="Times New Roman" w:hAnsi="Times New Roman" w:cs="Times New Roman"/>
          <w:color w:val="0D0D0D" w:themeColor="text1" w:themeTint="F2"/>
          <w:sz w:val="28"/>
          <w:szCs w:val="28"/>
          <w:rPrChange w:id="1009" w:author="Александр" w:date="2023-11-15T16:27:00Z">
            <w:rPr>
              <w:ins w:id="1010" w:author="Александр" w:date="2023-11-15T16:07:00Z"/>
              <w:rFonts w:ascii="Times New Roman" w:hAnsi="Times New Roman" w:cs="Times New Roman"/>
              <w:sz w:val="28"/>
              <w:szCs w:val="28"/>
            </w:rPr>
          </w:rPrChange>
        </w:rPr>
        <w:pPrChange w:id="1011" w:author="Александр" w:date="2023-11-15T16:27:00Z">
          <w:pPr>
            <w:pStyle w:val="a4"/>
            <w:numPr>
              <w:numId w:val="14"/>
            </w:numPr>
            <w:spacing w:line="360" w:lineRule="auto"/>
            <w:ind w:left="1080" w:hanging="360"/>
            <w:jc w:val="both"/>
          </w:pPr>
        </w:pPrChange>
      </w:pPr>
      <w:ins w:id="1012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1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Вводим в поле «Защитный код» соответствующий код</w:t>
        </w:r>
      </w:ins>
    </w:p>
    <w:p w:rsidR="0074085D" w:rsidRPr="00407DA7" w:rsidRDefault="0074085D" w:rsidP="00407DA7">
      <w:pPr>
        <w:pStyle w:val="a4"/>
        <w:numPr>
          <w:ilvl w:val="0"/>
          <w:numId w:val="14"/>
        </w:numPr>
        <w:spacing w:line="360" w:lineRule="auto"/>
        <w:jc w:val="both"/>
        <w:rPr>
          <w:ins w:id="1014" w:author="Александр" w:date="2023-11-15T16:07:00Z"/>
          <w:rFonts w:ascii="Times New Roman" w:hAnsi="Times New Roman" w:cs="Times New Roman"/>
          <w:color w:val="0D0D0D" w:themeColor="text1" w:themeTint="F2"/>
          <w:sz w:val="28"/>
          <w:szCs w:val="28"/>
          <w:rPrChange w:id="1015" w:author="Александр" w:date="2023-11-15T16:27:00Z">
            <w:rPr>
              <w:ins w:id="1016" w:author="Александр" w:date="2023-11-15T16:07:00Z"/>
            </w:rPr>
          </w:rPrChange>
        </w:rPr>
        <w:pPrChange w:id="1017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018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1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Нажимаем на кнопку «Зарегистрироваться»</w:t>
        </w:r>
      </w:ins>
    </w:p>
    <w:p w:rsidR="0074085D" w:rsidRPr="00407DA7" w:rsidRDefault="0074085D" w:rsidP="00407DA7">
      <w:pPr>
        <w:spacing w:line="360" w:lineRule="auto"/>
        <w:ind w:firstLine="708"/>
        <w:rPr>
          <w:ins w:id="1020" w:author="Александр" w:date="2023-11-15T16:07:00Z"/>
          <w:rFonts w:ascii="Times New Roman" w:hAnsi="Times New Roman" w:cs="Times New Roman"/>
          <w:color w:val="0D0D0D" w:themeColor="text1" w:themeTint="F2"/>
          <w:sz w:val="28"/>
          <w:szCs w:val="28"/>
          <w:rPrChange w:id="1021" w:author="Александр" w:date="2023-11-15T16:27:00Z">
            <w:rPr>
              <w:ins w:id="1022" w:author="Александр" w:date="2023-11-15T16:07:00Z"/>
              <w:rFonts w:ascii="Times New Roman" w:hAnsi="Times New Roman" w:cs="Times New Roman"/>
              <w:sz w:val="28"/>
              <w:szCs w:val="28"/>
            </w:rPr>
          </w:rPrChange>
        </w:rPr>
        <w:pPrChange w:id="1023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024" w:author="Александр" w:date="2023-11-15T16:0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2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Ожидаемый результат: поле подсветиться красным и появится надпись, информирующа</w:t>
        </w:r>
      </w:ins>
      <w:ins w:id="1026" w:author="Александр" w:date="2023-11-15T16:0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2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я о несоответствии пароля требованиям.</w:t>
        </w:r>
      </w:ins>
    </w:p>
    <w:p w:rsidR="0074085D" w:rsidRPr="00407DA7" w:rsidRDefault="0074085D" w:rsidP="00407DA7">
      <w:pPr>
        <w:spacing w:line="360" w:lineRule="auto"/>
        <w:rPr>
          <w:ins w:id="1028" w:author="Александр" w:date="2023-11-15T16:08:00Z"/>
          <w:rFonts w:ascii="Times New Roman" w:hAnsi="Times New Roman" w:cs="Times New Roman"/>
          <w:color w:val="0D0D0D" w:themeColor="text1" w:themeTint="F2"/>
          <w:sz w:val="28"/>
          <w:szCs w:val="28"/>
          <w:rPrChange w:id="1029" w:author="Александр" w:date="2023-11-15T16:27:00Z">
            <w:rPr>
              <w:ins w:id="1030" w:author="Александр" w:date="2023-11-15T16:08:00Z"/>
              <w:rFonts w:ascii="Times New Roman" w:hAnsi="Times New Roman" w:cs="Times New Roman"/>
              <w:sz w:val="28"/>
              <w:szCs w:val="28"/>
            </w:rPr>
          </w:rPrChange>
        </w:rPr>
        <w:pPrChange w:id="1031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032" w:author="Александр" w:date="2023-11-15T16:0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3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drawing>
            <wp:inline distT="0" distB="0" distL="0" distR="0" wp14:anchorId="3167A54B" wp14:editId="703D0935">
              <wp:extent cx="5940425" cy="7403465"/>
              <wp:effectExtent l="0" t="0" r="3175" b="6985"/>
              <wp:docPr id="22" name="Рисунок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403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4085D" w:rsidRPr="00407DA7" w:rsidRDefault="0074085D" w:rsidP="00407DA7">
      <w:pPr>
        <w:spacing w:line="360" w:lineRule="auto"/>
        <w:jc w:val="center"/>
        <w:rPr>
          <w:ins w:id="1034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035" w:author="Александр" w:date="2023-11-15T16:27:00Z">
            <w:rPr>
              <w:ins w:id="1036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037" w:author="Александр" w:date="2023-11-15T16:27:00Z">
          <w:pPr>
            <w:spacing w:line="360" w:lineRule="auto"/>
            <w:jc w:val="center"/>
          </w:pPr>
        </w:pPrChange>
      </w:pPr>
      <w:ins w:id="1038" w:author="Александр" w:date="2023-11-15T16:0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3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Рисунок 14 </w:t>
        </w:r>
      </w:ins>
      <w:ins w:id="1040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4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–</w:t>
        </w:r>
      </w:ins>
      <w:ins w:id="1042" w:author="Александр" w:date="2023-11-15T16:0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4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несоответствие </w:t>
        </w:r>
      </w:ins>
      <w:ins w:id="1044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4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пароля требованиям</w:t>
        </w:r>
      </w:ins>
    </w:p>
    <w:p w:rsidR="0074085D" w:rsidRPr="00407DA7" w:rsidRDefault="0074085D" w:rsidP="00407DA7">
      <w:pPr>
        <w:spacing w:line="360" w:lineRule="auto"/>
        <w:rPr>
          <w:ins w:id="1046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047" w:author="Александр" w:date="2023-11-15T16:27:00Z">
            <w:rPr>
              <w:ins w:id="1048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049" w:author="Александр" w:date="2023-11-15T16:27:00Z">
          <w:pPr/>
        </w:pPrChange>
      </w:pPr>
      <w:ins w:id="1050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5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br w:type="page"/>
        </w:r>
      </w:ins>
    </w:p>
    <w:p w:rsidR="0074085D" w:rsidRPr="00407DA7" w:rsidRDefault="0074085D" w:rsidP="00407DA7">
      <w:pPr>
        <w:spacing w:line="360" w:lineRule="auto"/>
        <w:jc w:val="center"/>
        <w:rPr>
          <w:ins w:id="1052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053" w:author="Александр" w:date="2023-11-15T16:27:00Z">
            <w:rPr>
              <w:ins w:id="1054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055" w:author="Александр" w:date="2023-11-15T16:27:00Z">
          <w:pPr>
            <w:spacing w:line="360" w:lineRule="auto"/>
            <w:jc w:val="center"/>
          </w:pPr>
        </w:pPrChange>
      </w:pPr>
      <w:ins w:id="1056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5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 xml:space="preserve">2. Несоответствие полей «Пароль» и </w:t>
        </w:r>
      </w:ins>
      <w:ins w:id="1058" w:author="Александр" w:date="2023-11-15T16:1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5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«Подтверждение пароля»</w:t>
        </w:r>
      </w:ins>
    </w:p>
    <w:p w:rsidR="0074085D" w:rsidRPr="00407DA7" w:rsidRDefault="0074085D" w:rsidP="00407DA7">
      <w:pPr>
        <w:pStyle w:val="a4"/>
        <w:numPr>
          <w:ilvl w:val="0"/>
          <w:numId w:val="15"/>
        </w:numPr>
        <w:spacing w:line="360" w:lineRule="auto"/>
        <w:jc w:val="both"/>
        <w:rPr>
          <w:ins w:id="1060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061" w:author="Александр" w:date="2023-11-15T16:27:00Z">
            <w:rPr>
              <w:ins w:id="1062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063" w:author="Александр" w:date="2023-11-15T16:27:00Z">
          <w:pPr>
            <w:pStyle w:val="a4"/>
            <w:numPr>
              <w:numId w:val="15"/>
            </w:numPr>
            <w:spacing w:line="360" w:lineRule="auto"/>
            <w:ind w:left="1080" w:hanging="360"/>
            <w:jc w:val="both"/>
          </w:pPr>
        </w:pPrChange>
      </w:pPr>
      <w:ins w:id="1064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6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 поле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066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6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068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6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 ввести: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070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7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@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072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7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074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7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</w:t>
        </w:r>
      </w:ins>
    </w:p>
    <w:p w:rsidR="0074085D" w:rsidRPr="00407DA7" w:rsidRDefault="0074085D" w:rsidP="00407DA7">
      <w:pPr>
        <w:pStyle w:val="a4"/>
        <w:numPr>
          <w:ilvl w:val="0"/>
          <w:numId w:val="15"/>
        </w:numPr>
        <w:spacing w:line="360" w:lineRule="auto"/>
        <w:jc w:val="both"/>
        <w:rPr>
          <w:ins w:id="1076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077" w:author="Александр" w:date="2023-11-15T16:27:00Z">
            <w:rPr>
              <w:ins w:id="1078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079" w:author="Александр" w:date="2023-11-15T16:27:00Z">
          <w:pPr>
            <w:pStyle w:val="a4"/>
            <w:numPr>
              <w:numId w:val="15"/>
            </w:numPr>
            <w:spacing w:line="360" w:lineRule="auto"/>
            <w:ind w:left="1080" w:hanging="360"/>
            <w:jc w:val="both"/>
          </w:pPr>
        </w:pPrChange>
      </w:pPr>
      <w:ins w:id="1080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8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«Логин» - 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8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mail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8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084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8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086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</w:t>
        </w:r>
        <w:proofErr w:type="spellEnd"/>
      </w:ins>
    </w:p>
    <w:p w:rsidR="0074085D" w:rsidRPr="00407DA7" w:rsidRDefault="0074085D" w:rsidP="00407DA7">
      <w:pPr>
        <w:pStyle w:val="a4"/>
        <w:numPr>
          <w:ilvl w:val="0"/>
          <w:numId w:val="15"/>
        </w:numPr>
        <w:spacing w:line="360" w:lineRule="auto"/>
        <w:jc w:val="both"/>
        <w:rPr>
          <w:ins w:id="1087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088" w:author="Александр" w:date="2023-11-15T16:27:00Z">
            <w:rPr>
              <w:ins w:id="1089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090" w:author="Александр" w:date="2023-11-15T16:27:00Z">
          <w:pPr>
            <w:pStyle w:val="a4"/>
            <w:numPr>
              <w:numId w:val="15"/>
            </w:numPr>
            <w:spacing w:line="360" w:lineRule="auto"/>
            <w:ind w:left="1080" w:hanging="360"/>
            <w:jc w:val="both"/>
          </w:pPr>
        </w:pPrChange>
      </w:pPr>
      <w:ins w:id="1091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09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«Пароль» – </w:t>
        </w:r>
      </w:ins>
      <w:ins w:id="1093" w:author="Александр" w:date="2023-11-15T16:1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094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Password123</w:t>
        </w:r>
      </w:ins>
    </w:p>
    <w:p w:rsidR="0074085D" w:rsidRPr="00407DA7" w:rsidRDefault="0074085D" w:rsidP="00407DA7">
      <w:pPr>
        <w:pStyle w:val="a4"/>
        <w:numPr>
          <w:ilvl w:val="0"/>
          <w:numId w:val="15"/>
        </w:numPr>
        <w:spacing w:line="360" w:lineRule="auto"/>
        <w:jc w:val="both"/>
        <w:rPr>
          <w:ins w:id="1095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096" w:author="Александр" w:date="2023-11-15T16:27:00Z">
            <w:rPr>
              <w:ins w:id="1097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098" w:author="Александр" w:date="2023-11-15T16:27:00Z">
          <w:pPr>
            <w:pStyle w:val="a4"/>
            <w:numPr>
              <w:numId w:val="15"/>
            </w:numPr>
            <w:spacing w:line="360" w:lineRule="auto"/>
            <w:ind w:left="1080" w:hanging="360"/>
            <w:jc w:val="both"/>
          </w:pPr>
        </w:pPrChange>
      </w:pPr>
      <w:ins w:id="1099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0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 поле «Подтверждение пароля» - Пароль123</w:t>
        </w:r>
      </w:ins>
    </w:p>
    <w:p w:rsidR="0074085D" w:rsidRPr="00407DA7" w:rsidRDefault="0074085D" w:rsidP="00407DA7">
      <w:pPr>
        <w:pStyle w:val="a4"/>
        <w:numPr>
          <w:ilvl w:val="0"/>
          <w:numId w:val="15"/>
        </w:numPr>
        <w:spacing w:line="360" w:lineRule="auto"/>
        <w:jc w:val="both"/>
        <w:rPr>
          <w:ins w:id="1101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102" w:author="Александр" w:date="2023-11-15T16:27:00Z">
            <w:rPr>
              <w:ins w:id="1103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104" w:author="Александр" w:date="2023-11-15T16:27:00Z">
          <w:pPr>
            <w:pStyle w:val="a4"/>
            <w:numPr>
              <w:numId w:val="15"/>
            </w:numPr>
            <w:spacing w:line="360" w:lineRule="auto"/>
            <w:ind w:left="1080" w:hanging="360"/>
            <w:jc w:val="both"/>
          </w:pPr>
        </w:pPrChange>
      </w:pPr>
      <w:ins w:id="1105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0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«Имя» - Иван</w:t>
        </w:r>
      </w:ins>
    </w:p>
    <w:p w:rsidR="0074085D" w:rsidRPr="00407DA7" w:rsidRDefault="0074085D" w:rsidP="00407DA7">
      <w:pPr>
        <w:pStyle w:val="a4"/>
        <w:numPr>
          <w:ilvl w:val="0"/>
          <w:numId w:val="15"/>
        </w:numPr>
        <w:spacing w:line="360" w:lineRule="auto"/>
        <w:jc w:val="both"/>
        <w:rPr>
          <w:ins w:id="1107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108" w:author="Александр" w:date="2023-11-15T16:27:00Z">
            <w:rPr>
              <w:ins w:id="1109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110" w:author="Александр" w:date="2023-11-15T16:27:00Z">
          <w:pPr>
            <w:pStyle w:val="a4"/>
            <w:numPr>
              <w:numId w:val="15"/>
            </w:numPr>
            <w:spacing w:line="360" w:lineRule="auto"/>
            <w:ind w:left="1080" w:hanging="360"/>
            <w:jc w:val="both"/>
          </w:pPr>
        </w:pPrChange>
      </w:pPr>
      <w:ins w:id="1111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1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«Фамилия» - Иванов</w:t>
        </w:r>
      </w:ins>
    </w:p>
    <w:p w:rsidR="0074085D" w:rsidRPr="00407DA7" w:rsidRDefault="0074085D" w:rsidP="00407DA7">
      <w:pPr>
        <w:pStyle w:val="a4"/>
        <w:numPr>
          <w:ilvl w:val="0"/>
          <w:numId w:val="15"/>
        </w:numPr>
        <w:spacing w:line="360" w:lineRule="auto"/>
        <w:jc w:val="both"/>
        <w:rPr>
          <w:ins w:id="1113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114" w:author="Александр" w:date="2023-11-15T16:27:00Z">
            <w:rPr>
              <w:ins w:id="1115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116" w:author="Александр" w:date="2023-11-15T16:27:00Z">
          <w:pPr>
            <w:pStyle w:val="a4"/>
            <w:numPr>
              <w:numId w:val="15"/>
            </w:numPr>
            <w:spacing w:line="360" w:lineRule="auto"/>
            <w:ind w:left="1080" w:hanging="360"/>
            <w:jc w:val="both"/>
          </w:pPr>
        </w:pPrChange>
      </w:pPr>
      <w:ins w:id="1117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1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Ставим галочку напротив согласия на обработку персональных данных</w:t>
        </w:r>
      </w:ins>
    </w:p>
    <w:p w:rsidR="0074085D" w:rsidRPr="00407DA7" w:rsidRDefault="0074085D" w:rsidP="00407DA7">
      <w:pPr>
        <w:pStyle w:val="a4"/>
        <w:numPr>
          <w:ilvl w:val="0"/>
          <w:numId w:val="15"/>
        </w:numPr>
        <w:spacing w:line="360" w:lineRule="auto"/>
        <w:jc w:val="both"/>
        <w:rPr>
          <w:ins w:id="1119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120" w:author="Александр" w:date="2023-11-15T16:27:00Z">
            <w:rPr>
              <w:ins w:id="1121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122" w:author="Александр" w:date="2023-11-15T16:27:00Z">
          <w:pPr>
            <w:pStyle w:val="a4"/>
            <w:numPr>
              <w:numId w:val="15"/>
            </w:numPr>
            <w:spacing w:line="360" w:lineRule="auto"/>
            <w:ind w:left="1080" w:hanging="360"/>
            <w:jc w:val="both"/>
          </w:pPr>
        </w:pPrChange>
      </w:pPr>
      <w:ins w:id="1123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24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Вводим в поле «Защитный код» соответствующий код</w:t>
        </w:r>
      </w:ins>
    </w:p>
    <w:p w:rsidR="0074085D" w:rsidRPr="00407DA7" w:rsidRDefault="0074085D" w:rsidP="00407DA7">
      <w:pPr>
        <w:pStyle w:val="a4"/>
        <w:numPr>
          <w:ilvl w:val="0"/>
          <w:numId w:val="15"/>
        </w:numPr>
        <w:spacing w:line="360" w:lineRule="auto"/>
        <w:jc w:val="both"/>
        <w:rPr>
          <w:ins w:id="1125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126" w:author="Александр" w:date="2023-11-15T16:27:00Z">
            <w:rPr>
              <w:ins w:id="1127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128" w:author="Александр" w:date="2023-11-15T16:27:00Z">
          <w:pPr>
            <w:pStyle w:val="a4"/>
            <w:numPr>
              <w:numId w:val="15"/>
            </w:numPr>
            <w:spacing w:line="360" w:lineRule="auto"/>
            <w:ind w:left="1080" w:hanging="360"/>
            <w:jc w:val="both"/>
          </w:pPr>
        </w:pPrChange>
      </w:pPr>
      <w:ins w:id="1129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3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Нажимаем на кнопку «Зарегистрироваться»</w:t>
        </w:r>
      </w:ins>
    </w:p>
    <w:p w:rsidR="0074085D" w:rsidRPr="00407DA7" w:rsidRDefault="0074085D" w:rsidP="00407DA7">
      <w:pPr>
        <w:spacing w:line="360" w:lineRule="auto"/>
        <w:ind w:firstLine="708"/>
        <w:rPr>
          <w:ins w:id="1131" w:author="Александр" w:date="2023-11-15T16:09:00Z"/>
          <w:rFonts w:ascii="Times New Roman" w:hAnsi="Times New Roman" w:cs="Times New Roman"/>
          <w:color w:val="0D0D0D" w:themeColor="text1" w:themeTint="F2"/>
          <w:sz w:val="28"/>
          <w:szCs w:val="28"/>
          <w:rPrChange w:id="1132" w:author="Александр" w:date="2023-11-15T16:27:00Z">
            <w:rPr>
              <w:ins w:id="1133" w:author="Александр" w:date="2023-11-15T16:09:00Z"/>
              <w:rFonts w:ascii="Times New Roman" w:hAnsi="Times New Roman" w:cs="Times New Roman"/>
              <w:sz w:val="28"/>
              <w:szCs w:val="28"/>
            </w:rPr>
          </w:rPrChange>
        </w:rPr>
        <w:pPrChange w:id="1134" w:author="Александр" w:date="2023-11-15T16:27:00Z">
          <w:pPr>
            <w:spacing w:line="360" w:lineRule="auto"/>
            <w:ind w:firstLine="708"/>
          </w:pPr>
        </w:pPrChange>
      </w:pPr>
      <w:ins w:id="1135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3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Ожидаемый результат: поле </w:t>
        </w:r>
      </w:ins>
      <w:ins w:id="1137" w:author="Александр" w:date="2023-11-15T16:1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3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«Подтверждение пароля» </w:t>
        </w:r>
      </w:ins>
      <w:ins w:id="1139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4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подсветиться красным и появится надпись, информирующая о несоответствии </w:t>
        </w:r>
      </w:ins>
      <w:ins w:id="1141" w:author="Александр" w:date="2023-11-15T16:1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4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полю «Пароль»</w:t>
        </w:r>
      </w:ins>
      <w:ins w:id="1143" w:author="Александр" w:date="2023-11-15T16:0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44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</w:ins>
    </w:p>
    <w:p w:rsidR="0074085D" w:rsidRPr="00407DA7" w:rsidRDefault="0074085D" w:rsidP="00407DA7">
      <w:pPr>
        <w:spacing w:line="360" w:lineRule="auto"/>
        <w:jc w:val="center"/>
        <w:rPr>
          <w:ins w:id="1145" w:author="Александр" w:date="2023-11-15T16:11:00Z"/>
          <w:rFonts w:ascii="Times New Roman" w:hAnsi="Times New Roman" w:cs="Times New Roman"/>
          <w:color w:val="0D0D0D" w:themeColor="text1" w:themeTint="F2"/>
          <w:sz w:val="28"/>
          <w:szCs w:val="28"/>
          <w:rPrChange w:id="1146" w:author="Александр" w:date="2023-11-15T16:27:00Z">
            <w:rPr>
              <w:ins w:id="1147" w:author="Александр" w:date="2023-11-15T16:11:00Z"/>
              <w:rFonts w:ascii="Times New Roman" w:hAnsi="Times New Roman" w:cs="Times New Roman"/>
              <w:sz w:val="28"/>
              <w:szCs w:val="28"/>
            </w:rPr>
          </w:rPrChange>
        </w:rPr>
        <w:pPrChange w:id="1148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149" w:author="Александр" w:date="2023-11-15T16:1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5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drawing>
            <wp:inline distT="0" distB="0" distL="0" distR="0" wp14:anchorId="709723B9" wp14:editId="71425894">
              <wp:extent cx="5940425" cy="7435215"/>
              <wp:effectExtent l="0" t="0" r="3175" b="0"/>
              <wp:docPr id="23" name="Рисунок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4352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4085D" w:rsidRPr="00407DA7" w:rsidRDefault="0074085D" w:rsidP="00407DA7">
      <w:pPr>
        <w:spacing w:line="360" w:lineRule="auto"/>
        <w:jc w:val="center"/>
        <w:rPr>
          <w:ins w:id="1151" w:author="Александр" w:date="2023-11-15T16:11:00Z"/>
          <w:rFonts w:ascii="Times New Roman" w:hAnsi="Times New Roman" w:cs="Times New Roman"/>
          <w:color w:val="0D0D0D" w:themeColor="text1" w:themeTint="F2"/>
          <w:sz w:val="28"/>
          <w:szCs w:val="28"/>
          <w:rPrChange w:id="1152" w:author="Александр" w:date="2023-11-15T16:27:00Z">
            <w:rPr>
              <w:ins w:id="1153" w:author="Александр" w:date="2023-11-15T16:11:00Z"/>
              <w:rFonts w:ascii="Times New Roman" w:hAnsi="Times New Roman" w:cs="Times New Roman"/>
              <w:sz w:val="28"/>
              <w:szCs w:val="28"/>
            </w:rPr>
          </w:rPrChange>
        </w:rPr>
        <w:pPrChange w:id="1154" w:author="Александр" w:date="2023-11-15T16:27:00Z">
          <w:pPr>
            <w:spacing w:line="360" w:lineRule="auto"/>
            <w:jc w:val="center"/>
          </w:pPr>
        </w:pPrChange>
      </w:pPr>
      <w:ins w:id="1155" w:author="Александр" w:date="2023-11-15T16:1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5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Рисунок 15 - несоответствие полей «Пароль» и «Подтверждение пароля»</w:t>
        </w:r>
      </w:ins>
    </w:p>
    <w:p w:rsidR="0074085D" w:rsidRPr="00407DA7" w:rsidRDefault="0074085D" w:rsidP="00407DA7">
      <w:pPr>
        <w:spacing w:line="360" w:lineRule="auto"/>
        <w:rPr>
          <w:ins w:id="1157" w:author="Александр" w:date="2023-11-15T16:11:00Z"/>
          <w:rFonts w:ascii="Times New Roman" w:hAnsi="Times New Roman" w:cs="Times New Roman"/>
          <w:color w:val="0D0D0D" w:themeColor="text1" w:themeTint="F2"/>
          <w:sz w:val="28"/>
          <w:szCs w:val="28"/>
          <w:rPrChange w:id="1158" w:author="Александр" w:date="2023-11-15T16:27:00Z">
            <w:rPr>
              <w:ins w:id="1159" w:author="Александр" w:date="2023-11-15T16:11:00Z"/>
              <w:rFonts w:ascii="Times New Roman" w:hAnsi="Times New Roman" w:cs="Times New Roman"/>
              <w:sz w:val="28"/>
              <w:szCs w:val="28"/>
            </w:rPr>
          </w:rPrChange>
        </w:rPr>
        <w:pPrChange w:id="1160" w:author="Александр" w:date="2023-11-15T16:27:00Z">
          <w:pPr/>
        </w:pPrChange>
      </w:pPr>
      <w:ins w:id="1161" w:author="Александр" w:date="2023-11-15T16:1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6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br w:type="page"/>
        </w:r>
      </w:ins>
    </w:p>
    <w:p w:rsidR="00A35769" w:rsidRPr="00407DA7" w:rsidRDefault="00A35769" w:rsidP="00407DA7">
      <w:pPr>
        <w:spacing w:line="360" w:lineRule="auto"/>
        <w:jc w:val="center"/>
        <w:rPr>
          <w:ins w:id="1163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164" w:author="Александр" w:date="2023-11-15T16:27:00Z">
            <w:rPr>
              <w:ins w:id="1165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166" w:author="Александр" w:date="2023-11-15T16:27:00Z">
          <w:pPr>
            <w:spacing w:line="360" w:lineRule="auto"/>
            <w:jc w:val="center"/>
          </w:pPr>
        </w:pPrChange>
      </w:pPr>
      <w:ins w:id="1167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6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>3. Некорректный ввод в поле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169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70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171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7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</w:t>
        </w:r>
      </w:ins>
    </w:p>
    <w:p w:rsidR="00A35769" w:rsidRPr="00407DA7" w:rsidRDefault="00A35769" w:rsidP="00407DA7">
      <w:pPr>
        <w:pStyle w:val="a4"/>
        <w:numPr>
          <w:ilvl w:val="0"/>
          <w:numId w:val="16"/>
        </w:numPr>
        <w:spacing w:line="360" w:lineRule="auto"/>
        <w:jc w:val="both"/>
        <w:rPr>
          <w:ins w:id="1173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174" w:author="Александр" w:date="2023-11-15T16:27:00Z">
            <w:rPr>
              <w:ins w:id="1175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176" w:author="Александр" w:date="2023-11-15T16:27:00Z">
          <w:pPr>
            <w:pStyle w:val="a4"/>
            <w:numPr>
              <w:numId w:val="16"/>
            </w:numPr>
            <w:spacing w:line="360" w:lineRule="auto"/>
            <w:ind w:left="1080" w:hanging="360"/>
            <w:jc w:val="both"/>
          </w:pPr>
        </w:pPrChange>
      </w:pPr>
      <w:ins w:id="1177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7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 поле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179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8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181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8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 ввести: «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183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mail_email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84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185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8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</w:t>
        </w:r>
      </w:ins>
    </w:p>
    <w:p w:rsidR="00A35769" w:rsidRPr="00407DA7" w:rsidRDefault="00A35769" w:rsidP="00407DA7">
      <w:pPr>
        <w:pStyle w:val="a4"/>
        <w:numPr>
          <w:ilvl w:val="0"/>
          <w:numId w:val="16"/>
        </w:numPr>
        <w:spacing w:line="360" w:lineRule="auto"/>
        <w:jc w:val="both"/>
        <w:rPr>
          <w:ins w:id="1187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188" w:author="Александр" w:date="2023-11-15T16:27:00Z">
            <w:rPr>
              <w:ins w:id="1189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190" w:author="Александр" w:date="2023-11-15T16:27:00Z">
          <w:pPr>
            <w:pStyle w:val="a4"/>
            <w:numPr>
              <w:numId w:val="16"/>
            </w:numPr>
            <w:spacing w:line="360" w:lineRule="auto"/>
            <w:ind w:left="1080" w:hanging="360"/>
            <w:jc w:val="both"/>
          </w:pPr>
        </w:pPrChange>
      </w:pPr>
      <w:ins w:id="1191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9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«Логин» - 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9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mail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94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_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195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196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197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</w:t>
        </w:r>
        <w:proofErr w:type="spellEnd"/>
      </w:ins>
    </w:p>
    <w:p w:rsidR="00A35769" w:rsidRPr="00407DA7" w:rsidRDefault="00A35769" w:rsidP="00407DA7">
      <w:pPr>
        <w:pStyle w:val="a4"/>
        <w:numPr>
          <w:ilvl w:val="0"/>
          <w:numId w:val="16"/>
        </w:numPr>
        <w:spacing w:line="360" w:lineRule="auto"/>
        <w:jc w:val="both"/>
        <w:rPr>
          <w:ins w:id="1198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199" w:author="Александр" w:date="2023-11-15T16:27:00Z">
            <w:rPr>
              <w:ins w:id="1200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201" w:author="Александр" w:date="2023-11-15T16:27:00Z">
          <w:pPr>
            <w:pStyle w:val="a4"/>
            <w:numPr>
              <w:numId w:val="16"/>
            </w:numPr>
            <w:spacing w:line="360" w:lineRule="auto"/>
            <w:ind w:left="1080" w:hanging="360"/>
            <w:jc w:val="both"/>
          </w:pPr>
        </w:pPrChange>
      </w:pPr>
      <w:ins w:id="1202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0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«Пароль» – 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204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Password123</w:t>
        </w:r>
      </w:ins>
    </w:p>
    <w:p w:rsidR="00A35769" w:rsidRPr="00407DA7" w:rsidRDefault="00A35769" w:rsidP="00407DA7">
      <w:pPr>
        <w:pStyle w:val="a4"/>
        <w:numPr>
          <w:ilvl w:val="0"/>
          <w:numId w:val="16"/>
        </w:numPr>
        <w:spacing w:line="360" w:lineRule="auto"/>
        <w:jc w:val="both"/>
        <w:rPr>
          <w:ins w:id="1205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206" w:author="Александр" w:date="2023-11-15T16:27:00Z">
            <w:rPr>
              <w:ins w:id="1207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208" w:author="Александр" w:date="2023-11-15T16:27:00Z">
          <w:pPr>
            <w:pStyle w:val="a4"/>
            <w:numPr>
              <w:numId w:val="16"/>
            </w:numPr>
            <w:spacing w:line="360" w:lineRule="auto"/>
            <w:ind w:left="1080" w:hanging="360"/>
            <w:jc w:val="both"/>
          </w:pPr>
        </w:pPrChange>
      </w:pPr>
      <w:ins w:id="1209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10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«Подтверждение пароля» - </w:t>
        </w:r>
      </w:ins>
      <w:ins w:id="1211" w:author="Александр" w:date="2023-11-15T16:1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212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Password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13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123</w:t>
        </w:r>
      </w:ins>
    </w:p>
    <w:p w:rsidR="00A35769" w:rsidRPr="00407DA7" w:rsidRDefault="00A35769" w:rsidP="00407DA7">
      <w:pPr>
        <w:pStyle w:val="a4"/>
        <w:numPr>
          <w:ilvl w:val="0"/>
          <w:numId w:val="16"/>
        </w:numPr>
        <w:spacing w:line="360" w:lineRule="auto"/>
        <w:jc w:val="both"/>
        <w:rPr>
          <w:ins w:id="1214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215" w:author="Александр" w:date="2023-11-15T16:27:00Z">
            <w:rPr>
              <w:ins w:id="1216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217" w:author="Александр" w:date="2023-11-15T16:27:00Z">
          <w:pPr>
            <w:pStyle w:val="a4"/>
            <w:numPr>
              <w:numId w:val="16"/>
            </w:numPr>
            <w:spacing w:line="360" w:lineRule="auto"/>
            <w:ind w:left="1080" w:hanging="360"/>
            <w:jc w:val="both"/>
          </w:pPr>
        </w:pPrChange>
      </w:pPr>
      <w:ins w:id="1218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1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«Имя» - Иван</w:t>
        </w:r>
      </w:ins>
    </w:p>
    <w:p w:rsidR="00A35769" w:rsidRPr="00407DA7" w:rsidRDefault="00A35769" w:rsidP="00407DA7">
      <w:pPr>
        <w:pStyle w:val="a4"/>
        <w:numPr>
          <w:ilvl w:val="0"/>
          <w:numId w:val="16"/>
        </w:numPr>
        <w:spacing w:line="360" w:lineRule="auto"/>
        <w:jc w:val="both"/>
        <w:rPr>
          <w:ins w:id="1220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221" w:author="Александр" w:date="2023-11-15T16:27:00Z">
            <w:rPr>
              <w:ins w:id="1222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223" w:author="Александр" w:date="2023-11-15T16:27:00Z">
          <w:pPr>
            <w:pStyle w:val="a4"/>
            <w:numPr>
              <w:numId w:val="16"/>
            </w:numPr>
            <w:spacing w:line="360" w:lineRule="auto"/>
            <w:ind w:left="1080" w:hanging="360"/>
            <w:jc w:val="both"/>
          </w:pPr>
        </w:pPrChange>
      </w:pPr>
      <w:ins w:id="1224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2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«Фамилия» - Иванов</w:t>
        </w:r>
      </w:ins>
    </w:p>
    <w:p w:rsidR="00A35769" w:rsidRPr="00407DA7" w:rsidRDefault="00A35769" w:rsidP="00407DA7">
      <w:pPr>
        <w:pStyle w:val="a4"/>
        <w:numPr>
          <w:ilvl w:val="0"/>
          <w:numId w:val="16"/>
        </w:numPr>
        <w:spacing w:line="360" w:lineRule="auto"/>
        <w:jc w:val="both"/>
        <w:rPr>
          <w:ins w:id="1226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227" w:author="Александр" w:date="2023-11-15T16:27:00Z">
            <w:rPr>
              <w:ins w:id="1228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229" w:author="Александр" w:date="2023-11-15T16:27:00Z">
          <w:pPr>
            <w:pStyle w:val="a4"/>
            <w:numPr>
              <w:numId w:val="16"/>
            </w:numPr>
            <w:spacing w:line="360" w:lineRule="auto"/>
            <w:ind w:left="1080" w:hanging="360"/>
            <w:jc w:val="both"/>
          </w:pPr>
        </w:pPrChange>
      </w:pPr>
      <w:ins w:id="1230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3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Ставим галочку напротив согласия на обработку персональных данных</w:t>
        </w:r>
      </w:ins>
    </w:p>
    <w:p w:rsidR="00A35769" w:rsidRPr="00407DA7" w:rsidRDefault="00A35769" w:rsidP="00407DA7">
      <w:pPr>
        <w:pStyle w:val="a4"/>
        <w:numPr>
          <w:ilvl w:val="0"/>
          <w:numId w:val="16"/>
        </w:numPr>
        <w:spacing w:line="360" w:lineRule="auto"/>
        <w:jc w:val="both"/>
        <w:rPr>
          <w:ins w:id="1232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233" w:author="Александр" w:date="2023-11-15T16:27:00Z">
            <w:rPr>
              <w:ins w:id="1234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235" w:author="Александр" w:date="2023-11-15T16:27:00Z">
          <w:pPr>
            <w:pStyle w:val="a4"/>
            <w:numPr>
              <w:numId w:val="16"/>
            </w:numPr>
            <w:spacing w:line="360" w:lineRule="auto"/>
            <w:ind w:left="1080" w:hanging="360"/>
            <w:jc w:val="both"/>
          </w:pPr>
        </w:pPrChange>
      </w:pPr>
      <w:ins w:id="1236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3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Вводим в поле «Защитный код» соответствующий код</w:t>
        </w:r>
      </w:ins>
    </w:p>
    <w:p w:rsidR="00A35769" w:rsidRPr="00407DA7" w:rsidRDefault="00A35769" w:rsidP="00407DA7">
      <w:pPr>
        <w:pStyle w:val="a4"/>
        <w:numPr>
          <w:ilvl w:val="0"/>
          <w:numId w:val="16"/>
        </w:numPr>
        <w:spacing w:line="360" w:lineRule="auto"/>
        <w:jc w:val="both"/>
        <w:rPr>
          <w:ins w:id="1238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239" w:author="Александр" w:date="2023-11-15T16:27:00Z">
            <w:rPr>
              <w:ins w:id="1240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241" w:author="Александр" w:date="2023-11-15T16:27:00Z">
          <w:pPr>
            <w:pStyle w:val="a4"/>
            <w:numPr>
              <w:numId w:val="16"/>
            </w:numPr>
            <w:spacing w:line="360" w:lineRule="auto"/>
            <w:ind w:left="1080" w:hanging="360"/>
            <w:jc w:val="both"/>
          </w:pPr>
        </w:pPrChange>
      </w:pPr>
      <w:ins w:id="1242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4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Нажимаем на кнопку «Зарегистрироваться»</w:t>
        </w:r>
      </w:ins>
    </w:p>
    <w:p w:rsidR="00A35769" w:rsidRPr="00407DA7" w:rsidRDefault="00A35769" w:rsidP="00407DA7">
      <w:pPr>
        <w:spacing w:line="360" w:lineRule="auto"/>
        <w:ind w:firstLine="708"/>
        <w:rPr>
          <w:ins w:id="1244" w:author="Александр" w:date="2023-11-15T16:12:00Z"/>
          <w:rFonts w:ascii="Times New Roman" w:hAnsi="Times New Roman" w:cs="Times New Roman"/>
          <w:color w:val="0D0D0D" w:themeColor="text1" w:themeTint="F2"/>
          <w:sz w:val="28"/>
          <w:szCs w:val="28"/>
          <w:rPrChange w:id="1245" w:author="Александр" w:date="2023-11-15T16:27:00Z">
            <w:rPr>
              <w:ins w:id="1246" w:author="Александр" w:date="2023-11-15T16:12:00Z"/>
              <w:rFonts w:ascii="Times New Roman" w:hAnsi="Times New Roman" w:cs="Times New Roman"/>
              <w:sz w:val="28"/>
              <w:szCs w:val="28"/>
            </w:rPr>
          </w:rPrChange>
        </w:rPr>
        <w:pPrChange w:id="1247" w:author="Александр" w:date="2023-11-15T16:27:00Z">
          <w:pPr>
            <w:spacing w:line="360" w:lineRule="auto"/>
            <w:ind w:firstLine="708"/>
          </w:pPr>
        </w:pPrChange>
      </w:pPr>
      <w:ins w:id="1248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4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Ожидаемый результат: поле «</w:t>
        </w:r>
      </w:ins>
      <w:ins w:id="1250" w:author="Александр" w:date="2023-11-15T16:1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251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52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253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</w:ins>
      <w:ins w:id="1254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5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 подсветиться красным и появится надпись, информирующая о</w:t>
        </w:r>
      </w:ins>
      <w:ins w:id="1256" w:author="Александр" w:date="2023-11-15T16:1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5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некорректном формате </w:t>
        </w:r>
      </w:ins>
      <w:ins w:id="1258" w:author="Александр" w:date="2023-11-15T16:1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259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60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261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</w:ins>
      <w:ins w:id="1262" w:author="Александр" w:date="2023-11-15T16:1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6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</w:ins>
    </w:p>
    <w:p w:rsidR="0074085D" w:rsidRPr="00407DA7" w:rsidRDefault="00A35769" w:rsidP="00407DA7">
      <w:pPr>
        <w:spacing w:line="360" w:lineRule="auto"/>
        <w:jc w:val="center"/>
        <w:rPr>
          <w:ins w:id="1264" w:author="Александр" w:date="2023-11-15T16:14:00Z"/>
          <w:rFonts w:ascii="Times New Roman" w:hAnsi="Times New Roman" w:cs="Times New Roman"/>
          <w:color w:val="0D0D0D" w:themeColor="text1" w:themeTint="F2"/>
          <w:sz w:val="28"/>
          <w:szCs w:val="28"/>
          <w:rPrChange w:id="1265" w:author="Александр" w:date="2023-11-15T16:27:00Z">
            <w:rPr>
              <w:ins w:id="1266" w:author="Александр" w:date="2023-11-15T16:14:00Z"/>
              <w:rFonts w:ascii="Times New Roman" w:hAnsi="Times New Roman" w:cs="Times New Roman"/>
              <w:sz w:val="28"/>
              <w:szCs w:val="28"/>
            </w:rPr>
          </w:rPrChange>
        </w:rPr>
        <w:pPrChange w:id="1267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268" w:author="Александр" w:date="2023-11-15T16:1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6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drawing>
            <wp:inline distT="0" distB="0" distL="0" distR="0" wp14:anchorId="194D2705" wp14:editId="3FDEAB08">
              <wp:extent cx="5940425" cy="7389495"/>
              <wp:effectExtent l="0" t="0" r="3175" b="1905"/>
              <wp:docPr id="24" name="Рисунок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389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35769" w:rsidRPr="00407DA7" w:rsidRDefault="00A35769" w:rsidP="00407DA7">
      <w:pPr>
        <w:spacing w:line="360" w:lineRule="auto"/>
        <w:jc w:val="center"/>
        <w:rPr>
          <w:ins w:id="1270" w:author="Александр" w:date="2023-11-15T16:15:00Z"/>
          <w:rFonts w:ascii="Times New Roman" w:hAnsi="Times New Roman" w:cs="Times New Roman"/>
          <w:color w:val="0D0D0D" w:themeColor="text1" w:themeTint="F2"/>
          <w:sz w:val="28"/>
          <w:szCs w:val="28"/>
          <w:rPrChange w:id="1271" w:author="Александр" w:date="2023-11-15T16:27:00Z">
            <w:rPr>
              <w:ins w:id="1272" w:author="Александр" w:date="2023-11-15T16:15:00Z"/>
              <w:rFonts w:ascii="Times New Roman" w:hAnsi="Times New Roman" w:cs="Times New Roman"/>
              <w:sz w:val="28"/>
              <w:szCs w:val="28"/>
            </w:rPr>
          </w:rPrChange>
        </w:rPr>
        <w:pPrChange w:id="1273" w:author="Александр" w:date="2023-11-15T16:27:00Z">
          <w:pPr>
            <w:spacing w:line="360" w:lineRule="auto"/>
            <w:jc w:val="center"/>
          </w:pPr>
        </w:pPrChange>
      </w:pPr>
      <w:ins w:id="1274" w:author="Александр" w:date="2023-11-15T16:14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7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Рисунок 16 - некорректный ввод в поле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276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7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278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7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</w:t>
        </w:r>
      </w:ins>
    </w:p>
    <w:p w:rsidR="00A35769" w:rsidRPr="00407DA7" w:rsidRDefault="00A35769" w:rsidP="00407DA7">
      <w:pPr>
        <w:spacing w:line="360" w:lineRule="auto"/>
        <w:rPr>
          <w:ins w:id="1280" w:author="Александр" w:date="2023-11-15T16:15:00Z"/>
          <w:rFonts w:ascii="Times New Roman" w:hAnsi="Times New Roman" w:cs="Times New Roman"/>
          <w:color w:val="0D0D0D" w:themeColor="text1" w:themeTint="F2"/>
          <w:sz w:val="28"/>
          <w:szCs w:val="28"/>
          <w:rPrChange w:id="1281" w:author="Александр" w:date="2023-11-15T16:27:00Z">
            <w:rPr>
              <w:ins w:id="1282" w:author="Александр" w:date="2023-11-15T16:15:00Z"/>
              <w:rFonts w:ascii="Times New Roman" w:hAnsi="Times New Roman" w:cs="Times New Roman"/>
              <w:sz w:val="28"/>
              <w:szCs w:val="28"/>
            </w:rPr>
          </w:rPrChange>
        </w:rPr>
        <w:pPrChange w:id="1283" w:author="Александр" w:date="2023-11-15T16:27:00Z">
          <w:pPr/>
        </w:pPrChange>
      </w:pPr>
      <w:ins w:id="1284" w:author="Александр" w:date="2023-11-15T16:15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8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br w:type="page"/>
        </w:r>
      </w:ins>
    </w:p>
    <w:p w:rsidR="00A35769" w:rsidRPr="00407DA7" w:rsidRDefault="00A35769" w:rsidP="00407DA7">
      <w:pPr>
        <w:pStyle w:val="a4"/>
        <w:numPr>
          <w:ilvl w:val="0"/>
          <w:numId w:val="1"/>
        </w:numPr>
        <w:spacing w:line="360" w:lineRule="auto"/>
        <w:jc w:val="center"/>
        <w:rPr>
          <w:ins w:id="1286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287" w:author="Александр" w:date="2023-11-15T16:27:00Z">
            <w:rPr>
              <w:ins w:id="1288" w:author="Александр" w:date="2023-11-15T16:16:00Z"/>
              <w:rFonts w:ascii="Times New Roman" w:hAnsi="Times New Roman" w:cs="Times New Roman"/>
              <w:sz w:val="28"/>
              <w:szCs w:val="28"/>
            </w:rPr>
          </w:rPrChange>
        </w:rPr>
        <w:pPrChange w:id="1289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290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9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>Ввести в поле «Логин»</w:t>
        </w:r>
      </w:ins>
      <w:ins w:id="1292" w:author="Александр" w:date="2023-11-15T16:1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9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уже занятый логин</w:t>
        </w:r>
      </w:ins>
    </w:p>
    <w:p w:rsidR="00A35769" w:rsidRPr="00407DA7" w:rsidRDefault="00A35769" w:rsidP="00407DA7">
      <w:pPr>
        <w:pStyle w:val="a4"/>
        <w:numPr>
          <w:ilvl w:val="0"/>
          <w:numId w:val="17"/>
        </w:numPr>
        <w:tabs>
          <w:tab w:val="left" w:pos="567"/>
        </w:tabs>
        <w:spacing w:line="360" w:lineRule="auto"/>
        <w:ind w:left="851"/>
        <w:jc w:val="both"/>
        <w:rPr>
          <w:ins w:id="1294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295" w:author="Александр" w:date="2023-11-15T16:27:00Z">
            <w:rPr>
              <w:ins w:id="1296" w:author="Александр" w:date="2023-11-15T16:16:00Z"/>
            </w:rPr>
          </w:rPrChange>
        </w:rPr>
        <w:pPrChange w:id="1297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both"/>
          </w:pPr>
        </w:pPrChange>
      </w:pPr>
      <w:ins w:id="1298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299" w:author="Александр" w:date="2023-11-15T16:27:00Z">
              <w:rPr/>
            </w:rPrChange>
          </w:rPr>
          <w:t>В поле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300" w:author="Александр" w:date="2023-11-15T16:27:00Z">
              <w:rPr>
                <w:lang w:val="en-US"/>
              </w:rPr>
            </w:rPrChange>
          </w:rPr>
          <w:t>E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01" w:author="Александр" w:date="2023-11-15T16:27:00Z">
              <w:rPr/>
            </w:rPrChange>
          </w:rPr>
          <w:t>-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302" w:author="Александр" w:date="2023-11-15T16:27:00Z">
              <w:rPr>
                <w:lang w:val="en-US"/>
              </w:rPr>
            </w:rPrChange>
          </w:rPr>
          <w:t>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03" w:author="Александр" w:date="2023-11-15T16:27:00Z">
              <w:rPr/>
            </w:rPrChange>
          </w:rPr>
          <w:t>» ввести: «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304" w:author="Александр" w:date="2023-11-15T16:27:00Z">
              <w:rPr>
                <w:lang w:val="en-US"/>
              </w:rPr>
            </w:rPrChange>
          </w:rPr>
          <w:t>mail</w:t>
        </w:r>
      </w:ins>
      <w:ins w:id="1305" w:author="Александр" w:date="2023-11-15T16:1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06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@</w:t>
        </w:r>
      </w:ins>
      <w:ins w:id="1307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308" w:author="Александр" w:date="2023-11-15T16:27:00Z">
              <w:rPr>
                <w:lang w:val="en-US"/>
              </w:rPr>
            </w:rPrChange>
          </w:rPr>
          <w:t>email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09" w:author="Александр" w:date="2023-11-15T16:27:00Z">
              <w:rPr/>
            </w:rPrChange>
          </w:rPr>
          <w:t>.</w:t>
        </w:r>
        <w:proofErr w:type="spellStart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310" w:author="Александр" w:date="2023-11-15T16:27:00Z">
              <w:rPr>
                <w:lang w:val="en-US"/>
              </w:rPr>
            </w:rPrChange>
          </w:rPr>
          <w:t>ru</w:t>
        </w:r>
        <w:proofErr w:type="spellEnd"/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11" w:author="Александр" w:date="2023-11-15T16:27:00Z">
              <w:rPr/>
            </w:rPrChange>
          </w:rPr>
          <w:t>»</w:t>
        </w:r>
      </w:ins>
    </w:p>
    <w:p w:rsidR="00A35769" w:rsidRPr="00407DA7" w:rsidRDefault="00A35769" w:rsidP="00407DA7">
      <w:pPr>
        <w:pStyle w:val="a4"/>
        <w:numPr>
          <w:ilvl w:val="0"/>
          <w:numId w:val="17"/>
        </w:numPr>
        <w:tabs>
          <w:tab w:val="left" w:pos="567"/>
        </w:tabs>
        <w:spacing w:line="360" w:lineRule="auto"/>
        <w:ind w:left="851"/>
        <w:jc w:val="both"/>
        <w:rPr>
          <w:ins w:id="1312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313" w:author="Александр" w:date="2023-11-15T16:27:00Z">
            <w:rPr>
              <w:ins w:id="1314" w:author="Александр" w:date="2023-11-15T16:16:00Z"/>
            </w:rPr>
          </w:rPrChange>
        </w:rPr>
        <w:pPrChange w:id="1315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both"/>
          </w:pPr>
        </w:pPrChange>
      </w:pPr>
      <w:ins w:id="1316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17" w:author="Александр" w:date="2023-11-15T16:27:00Z">
              <w:rPr/>
            </w:rPrChange>
          </w:rPr>
          <w:t xml:space="preserve">В поле «Логин» - 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18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123</w:t>
        </w:r>
      </w:ins>
    </w:p>
    <w:p w:rsidR="00A35769" w:rsidRPr="00407DA7" w:rsidRDefault="00A35769" w:rsidP="00407DA7">
      <w:pPr>
        <w:pStyle w:val="a4"/>
        <w:numPr>
          <w:ilvl w:val="0"/>
          <w:numId w:val="17"/>
        </w:numPr>
        <w:tabs>
          <w:tab w:val="left" w:pos="567"/>
        </w:tabs>
        <w:spacing w:line="360" w:lineRule="auto"/>
        <w:ind w:left="851"/>
        <w:jc w:val="both"/>
        <w:rPr>
          <w:ins w:id="1319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320" w:author="Александр" w:date="2023-11-15T16:27:00Z">
            <w:rPr>
              <w:ins w:id="1321" w:author="Александр" w:date="2023-11-15T16:16:00Z"/>
              <w:rFonts w:ascii="Times New Roman" w:hAnsi="Times New Roman" w:cs="Times New Roman"/>
              <w:sz w:val="28"/>
              <w:szCs w:val="28"/>
            </w:rPr>
          </w:rPrChange>
        </w:rPr>
        <w:pPrChange w:id="1322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both"/>
          </w:pPr>
        </w:pPrChange>
      </w:pPr>
      <w:ins w:id="1323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24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«Пароль» – 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325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Password123</w:t>
        </w:r>
      </w:ins>
    </w:p>
    <w:p w:rsidR="00A35769" w:rsidRPr="00407DA7" w:rsidRDefault="00A35769" w:rsidP="00407DA7">
      <w:pPr>
        <w:pStyle w:val="a4"/>
        <w:numPr>
          <w:ilvl w:val="0"/>
          <w:numId w:val="17"/>
        </w:numPr>
        <w:tabs>
          <w:tab w:val="left" w:pos="567"/>
        </w:tabs>
        <w:spacing w:line="360" w:lineRule="auto"/>
        <w:ind w:left="851"/>
        <w:jc w:val="both"/>
        <w:rPr>
          <w:ins w:id="1326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327" w:author="Александр" w:date="2023-11-15T16:27:00Z">
            <w:rPr>
              <w:ins w:id="1328" w:author="Александр" w:date="2023-11-15T16:16:00Z"/>
              <w:rFonts w:ascii="Times New Roman" w:hAnsi="Times New Roman" w:cs="Times New Roman"/>
              <w:sz w:val="28"/>
              <w:szCs w:val="28"/>
            </w:rPr>
          </w:rPrChange>
        </w:rPr>
        <w:pPrChange w:id="1329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both"/>
          </w:pPr>
        </w:pPrChange>
      </w:pPr>
      <w:ins w:id="1330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3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 поле «Подтверждение пароля» - 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  <w:rPrChange w:id="1332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Password</w:t>
        </w:r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33" w:author="Александр" w:date="2023-11-15T16:2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123</w:t>
        </w:r>
      </w:ins>
    </w:p>
    <w:p w:rsidR="00A35769" w:rsidRPr="00407DA7" w:rsidRDefault="00A35769" w:rsidP="00407DA7">
      <w:pPr>
        <w:pStyle w:val="a4"/>
        <w:numPr>
          <w:ilvl w:val="0"/>
          <w:numId w:val="17"/>
        </w:numPr>
        <w:tabs>
          <w:tab w:val="left" w:pos="567"/>
        </w:tabs>
        <w:spacing w:line="360" w:lineRule="auto"/>
        <w:ind w:left="851"/>
        <w:jc w:val="both"/>
        <w:rPr>
          <w:ins w:id="1334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335" w:author="Александр" w:date="2023-11-15T16:27:00Z">
            <w:rPr>
              <w:ins w:id="1336" w:author="Александр" w:date="2023-11-15T16:16:00Z"/>
              <w:rFonts w:ascii="Times New Roman" w:hAnsi="Times New Roman" w:cs="Times New Roman"/>
              <w:sz w:val="28"/>
              <w:szCs w:val="28"/>
            </w:rPr>
          </w:rPrChange>
        </w:rPr>
        <w:pPrChange w:id="1337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both"/>
          </w:pPr>
        </w:pPrChange>
      </w:pPr>
      <w:ins w:id="1338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3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«Имя» - Иван</w:t>
        </w:r>
      </w:ins>
    </w:p>
    <w:p w:rsidR="00A35769" w:rsidRPr="00407DA7" w:rsidRDefault="00A35769" w:rsidP="00407DA7">
      <w:pPr>
        <w:pStyle w:val="a4"/>
        <w:numPr>
          <w:ilvl w:val="0"/>
          <w:numId w:val="17"/>
        </w:numPr>
        <w:tabs>
          <w:tab w:val="left" w:pos="567"/>
        </w:tabs>
        <w:spacing w:line="360" w:lineRule="auto"/>
        <w:ind w:left="851"/>
        <w:jc w:val="both"/>
        <w:rPr>
          <w:ins w:id="1340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341" w:author="Александр" w:date="2023-11-15T16:27:00Z">
            <w:rPr>
              <w:ins w:id="1342" w:author="Александр" w:date="2023-11-15T16:16:00Z"/>
              <w:rFonts w:ascii="Times New Roman" w:hAnsi="Times New Roman" w:cs="Times New Roman"/>
              <w:sz w:val="28"/>
              <w:szCs w:val="28"/>
            </w:rPr>
          </w:rPrChange>
        </w:rPr>
        <w:pPrChange w:id="1343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both"/>
          </w:pPr>
        </w:pPrChange>
      </w:pPr>
      <w:ins w:id="1344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4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«Фамилия» - Иванов</w:t>
        </w:r>
      </w:ins>
    </w:p>
    <w:p w:rsidR="00A35769" w:rsidRPr="00407DA7" w:rsidRDefault="00A35769" w:rsidP="00407DA7">
      <w:pPr>
        <w:pStyle w:val="a4"/>
        <w:numPr>
          <w:ilvl w:val="0"/>
          <w:numId w:val="17"/>
        </w:numPr>
        <w:tabs>
          <w:tab w:val="left" w:pos="567"/>
        </w:tabs>
        <w:spacing w:line="360" w:lineRule="auto"/>
        <w:ind w:left="851"/>
        <w:jc w:val="both"/>
        <w:rPr>
          <w:ins w:id="1346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347" w:author="Александр" w:date="2023-11-15T16:27:00Z">
            <w:rPr>
              <w:ins w:id="1348" w:author="Александр" w:date="2023-11-15T16:16:00Z"/>
              <w:rFonts w:ascii="Times New Roman" w:hAnsi="Times New Roman" w:cs="Times New Roman"/>
              <w:sz w:val="28"/>
              <w:szCs w:val="28"/>
            </w:rPr>
          </w:rPrChange>
        </w:rPr>
        <w:pPrChange w:id="1349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both"/>
          </w:pPr>
        </w:pPrChange>
      </w:pPr>
      <w:ins w:id="1350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5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Ставим галочку напротив согласия на обработку персональных данных</w:t>
        </w:r>
      </w:ins>
    </w:p>
    <w:p w:rsidR="00A35769" w:rsidRPr="00407DA7" w:rsidRDefault="00A35769" w:rsidP="00407DA7">
      <w:pPr>
        <w:pStyle w:val="a4"/>
        <w:numPr>
          <w:ilvl w:val="0"/>
          <w:numId w:val="17"/>
        </w:numPr>
        <w:tabs>
          <w:tab w:val="left" w:pos="567"/>
        </w:tabs>
        <w:spacing w:line="360" w:lineRule="auto"/>
        <w:ind w:left="851"/>
        <w:jc w:val="both"/>
        <w:rPr>
          <w:ins w:id="1352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353" w:author="Александр" w:date="2023-11-15T16:27:00Z">
            <w:rPr>
              <w:ins w:id="1354" w:author="Александр" w:date="2023-11-15T16:16:00Z"/>
              <w:rFonts w:ascii="Times New Roman" w:hAnsi="Times New Roman" w:cs="Times New Roman"/>
              <w:sz w:val="28"/>
              <w:szCs w:val="28"/>
            </w:rPr>
          </w:rPrChange>
        </w:rPr>
        <w:pPrChange w:id="1355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both"/>
          </w:pPr>
        </w:pPrChange>
      </w:pPr>
      <w:ins w:id="1356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5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Вводим в поле «Защитный код» соответствующий код</w:t>
        </w:r>
      </w:ins>
    </w:p>
    <w:p w:rsidR="00A35769" w:rsidRPr="00407DA7" w:rsidRDefault="00A35769" w:rsidP="00407DA7">
      <w:pPr>
        <w:pStyle w:val="a4"/>
        <w:numPr>
          <w:ilvl w:val="0"/>
          <w:numId w:val="17"/>
        </w:numPr>
        <w:tabs>
          <w:tab w:val="left" w:pos="567"/>
        </w:tabs>
        <w:spacing w:line="360" w:lineRule="auto"/>
        <w:ind w:left="851"/>
        <w:jc w:val="both"/>
        <w:rPr>
          <w:ins w:id="1358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359" w:author="Александр" w:date="2023-11-15T16:27:00Z">
            <w:rPr>
              <w:ins w:id="1360" w:author="Александр" w:date="2023-11-15T16:16:00Z"/>
              <w:rFonts w:ascii="Times New Roman" w:hAnsi="Times New Roman" w:cs="Times New Roman"/>
              <w:sz w:val="28"/>
              <w:szCs w:val="28"/>
            </w:rPr>
          </w:rPrChange>
        </w:rPr>
        <w:pPrChange w:id="1361" w:author="Александр" w:date="2023-11-15T16:27:00Z">
          <w:pPr>
            <w:pStyle w:val="a4"/>
            <w:numPr>
              <w:numId w:val="1"/>
            </w:numPr>
            <w:spacing w:line="360" w:lineRule="auto"/>
            <w:ind w:hanging="360"/>
            <w:jc w:val="both"/>
          </w:pPr>
        </w:pPrChange>
      </w:pPr>
      <w:ins w:id="1362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6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Нажимаем на кнопку «Зарегистрироваться»</w:t>
        </w:r>
      </w:ins>
    </w:p>
    <w:p w:rsidR="00A35769" w:rsidRPr="00407DA7" w:rsidRDefault="00A35769" w:rsidP="00407DA7">
      <w:pPr>
        <w:spacing w:line="360" w:lineRule="auto"/>
        <w:ind w:firstLine="708"/>
        <w:rPr>
          <w:ins w:id="1364" w:author="Александр" w:date="2023-11-15T16:17:00Z"/>
          <w:rFonts w:ascii="Times New Roman" w:hAnsi="Times New Roman" w:cs="Times New Roman"/>
          <w:color w:val="0D0D0D" w:themeColor="text1" w:themeTint="F2"/>
          <w:sz w:val="28"/>
          <w:szCs w:val="28"/>
          <w:rPrChange w:id="1365" w:author="Александр" w:date="2023-11-15T16:27:00Z">
            <w:rPr>
              <w:ins w:id="1366" w:author="Александр" w:date="2023-11-15T16:17:00Z"/>
              <w:rFonts w:ascii="Times New Roman" w:hAnsi="Times New Roman" w:cs="Times New Roman"/>
              <w:sz w:val="28"/>
              <w:szCs w:val="28"/>
            </w:rPr>
          </w:rPrChange>
        </w:rPr>
        <w:pPrChange w:id="1367" w:author="Александр" w:date="2023-11-15T16:27:00Z">
          <w:pPr>
            <w:spacing w:line="360" w:lineRule="auto"/>
            <w:ind w:firstLine="708"/>
          </w:pPr>
        </w:pPrChange>
      </w:pPr>
      <w:ins w:id="1368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6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Ожидаемый результат: поле «</w:t>
        </w:r>
      </w:ins>
      <w:ins w:id="1370" w:author="Александр" w:date="2023-11-15T16:1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7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Логин</w:t>
        </w:r>
      </w:ins>
      <w:ins w:id="1372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7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» подсветиться красным и появится надпись, информирующая о</w:t>
        </w:r>
      </w:ins>
      <w:ins w:id="1374" w:author="Александр" w:date="2023-11-15T16:19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7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том, что логин уже занят</w:t>
        </w:r>
      </w:ins>
      <w:ins w:id="1376" w:author="Александр" w:date="2023-11-15T16:16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7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</w:ins>
    </w:p>
    <w:p w:rsidR="00A35769" w:rsidRPr="00407DA7" w:rsidRDefault="00A35769" w:rsidP="00407DA7">
      <w:pPr>
        <w:spacing w:line="360" w:lineRule="auto"/>
        <w:rPr>
          <w:ins w:id="1378" w:author="Александр" w:date="2023-11-15T16:18:00Z"/>
          <w:rFonts w:ascii="Times New Roman" w:hAnsi="Times New Roman" w:cs="Times New Roman"/>
          <w:color w:val="0D0D0D" w:themeColor="text1" w:themeTint="F2"/>
          <w:sz w:val="28"/>
          <w:szCs w:val="28"/>
          <w:rPrChange w:id="1379" w:author="Александр" w:date="2023-11-15T16:27:00Z">
            <w:rPr>
              <w:ins w:id="1380" w:author="Александр" w:date="2023-11-15T16:18:00Z"/>
              <w:rFonts w:ascii="Times New Roman" w:hAnsi="Times New Roman" w:cs="Times New Roman"/>
              <w:sz w:val="28"/>
              <w:szCs w:val="28"/>
            </w:rPr>
          </w:rPrChange>
        </w:rPr>
        <w:pPrChange w:id="1381" w:author="Александр" w:date="2023-11-15T16:27:00Z">
          <w:pPr>
            <w:spacing w:line="360" w:lineRule="auto"/>
            <w:ind w:firstLine="708"/>
          </w:pPr>
        </w:pPrChange>
      </w:pPr>
      <w:ins w:id="1382" w:author="Александр" w:date="2023-11-15T16:17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8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drawing>
            <wp:inline distT="0" distB="0" distL="0" distR="0" wp14:anchorId="5C541EEE" wp14:editId="2233862D">
              <wp:extent cx="5940425" cy="7385685"/>
              <wp:effectExtent l="0" t="0" r="3175" b="5715"/>
              <wp:docPr id="25" name="Рисунок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385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35769" w:rsidRPr="00407DA7" w:rsidRDefault="00A35769" w:rsidP="00407DA7">
      <w:pPr>
        <w:pStyle w:val="a4"/>
        <w:numPr>
          <w:ilvl w:val="0"/>
          <w:numId w:val="18"/>
        </w:numPr>
        <w:spacing w:line="360" w:lineRule="auto"/>
        <w:jc w:val="center"/>
        <w:rPr>
          <w:ins w:id="1384" w:author="Александр" w:date="2023-11-15T16:20:00Z"/>
          <w:rFonts w:ascii="Times New Roman" w:hAnsi="Times New Roman" w:cs="Times New Roman"/>
          <w:color w:val="0D0D0D" w:themeColor="text1" w:themeTint="F2"/>
          <w:sz w:val="28"/>
          <w:szCs w:val="28"/>
          <w:rPrChange w:id="1385" w:author="Александр" w:date="2023-11-15T16:27:00Z">
            <w:rPr>
              <w:ins w:id="1386" w:author="Александр" w:date="2023-11-15T16:20:00Z"/>
              <w:rFonts w:ascii="Times New Roman" w:hAnsi="Times New Roman" w:cs="Times New Roman"/>
              <w:sz w:val="28"/>
              <w:szCs w:val="28"/>
            </w:rPr>
          </w:rPrChange>
        </w:rPr>
        <w:pPrChange w:id="1387" w:author="Александр" w:date="2023-11-15T16:27:00Z">
          <w:pPr>
            <w:pStyle w:val="a4"/>
            <w:numPr>
              <w:numId w:val="18"/>
            </w:numPr>
            <w:spacing w:line="360" w:lineRule="auto"/>
            <w:ind w:hanging="360"/>
            <w:jc w:val="center"/>
          </w:pPr>
        </w:pPrChange>
      </w:pPr>
      <w:ins w:id="1388" w:author="Александр" w:date="2023-11-15T16:1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8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Рисунок 17 </w:t>
        </w:r>
      </w:ins>
      <w:ins w:id="1390" w:author="Александр" w:date="2023-11-15T16:2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9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–</w:t>
        </w:r>
      </w:ins>
      <w:ins w:id="1392" w:author="Александр" w:date="2023-11-15T16:18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9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</w:t>
        </w:r>
      </w:ins>
      <w:ins w:id="1394" w:author="Александр" w:date="2023-11-15T16:2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39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ввод уже занятого логина в поле «Логин» </w:t>
        </w:r>
      </w:ins>
    </w:p>
    <w:p w:rsidR="00A35769" w:rsidRPr="00407DA7" w:rsidRDefault="00A35769" w:rsidP="00407DA7">
      <w:pPr>
        <w:spacing w:line="360" w:lineRule="auto"/>
        <w:jc w:val="center"/>
        <w:rPr>
          <w:ins w:id="1396" w:author="Александр" w:date="2023-11-15T16:16:00Z"/>
          <w:rFonts w:ascii="Times New Roman" w:hAnsi="Times New Roman" w:cs="Times New Roman"/>
          <w:color w:val="0D0D0D" w:themeColor="text1" w:themeTint="F2"/>
          <w:sz w:val="28"/>
          <w:szCs w:val="28"/>
          <w:rPrChange w:id="1397" w:author="Александр" w:date="2023-11-15T16:27:00Z">
            <w:rPr>
              <w:ins w:id="1398" w:author="Александр" w:date="2023-11-15T16:16:00Z"/>
              <w:rFonts w:ascii="Times New Roman" w:hAnsi="Times New Roman" w:cs="Times New Roman"/>
              <w:sz w:val="28"/>
              <w:szCs w:val="28"/>
            </w:rPr>
          </w:rPrChange>
        </w:rPr>
        <w:pPrChange w:id="1399" w:author="Александр" w:date="2023-11-15T16:27:00Z">
          <w:pPr>
            <w:spacing w:line="360" w:lineRule="auto"/>
            <w:ind w:firstLine="708"/>
          </w:pPr>
        </w:pPrChange>
      </w:pPr>
    </w:p>
    <w:p w:rsidR="00A35769" w:rsidRPr="00407DA7" w:rsidRDefault="00A35769" w:rsidP="00407DA7">
      <w:pPr>
        <w:spacing w:line="360" w:lineRule="auto"/>
        <w:rPr>
          <w:ins w:id="1400" w:author="Александр" w:date="2023-11-15T16:20:00Z"/>
          <w:rFonts w:ascii="Times New Roman" w:hAnsi="Times New Roman" w:cs="Times New Roman"/>
          <w:color w:val="0D0D0D" w:themeColor="text1" w:themeTint="F2"/>
          <w:sz w:val="28"/>
          <w:szCs w:val="28"/>
          <w:rPrChange w:id="1401" w:author="Александр" w:date="2023-11-15T16:27:00Z">
            <w:rPr>
              <w:ins w:id="1402" w:author="Александр" w:date="2023-11-15T16:20:00Z"/>
              <w:rFonts w:ascii="Times New Roman" w:hAnsi="Times New Roman" w:cs="Times New Roman"/>
              <w:sz w:val="28"/>
              <w:szCs w:val="28"/>
            </w:rPr>
          </w:rPrChange>
        </w:rPr>
        <w:pPrChange w:id="1403" w:author="Александр" w:date="2023-11-15T16:27:00Z">
          <w:pPr/>
        </w:pPrChange>
      </w:pPr>
      <w:ins w:id="1404" w:author="Александр" w:date="2023-11-15T16:2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40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br w:type="page"/>
        </w:r>
      </w:ins>
    </w:p>
    <w:p w:rsidR="00A35769" w:rsidRPr="00407DA7" w:rsidRDefault="00A35769" w:rsidP="00407DA7">
      <w:pPr>
        <w:pStyle w:val="a4"/>
        <w:numPr>
          <w:ilvl w:val="0"/>
          <w:numId w:val="1"/>
        </w:numPr>
        <w:spacing w:line="360" w:lineRule="auto"/>
        <w:jc w:val="center"/>
        <w:rPr>
          <w:ins w:id="1406" w:author="Александр" w:date="2023-11-15T16:21:00Z"/>
          <w:rFonts w:ascii="Times New Roman" w:hAnsi="Times New Roman" w:cs="Times New Roman"/>
          <w:color w:val="0D0D0D" w:themeColor="text1" w:themeTint="F2"/>
          <w:sz w:val="28"/>
          <w:szCs w:val="28"/>
          <w:rPrChange w:id="1407" w:author="Александр" w:date="2023-11-15T16:27:00Z">
            <w:rPr>
              <w:ins w:id="1408" w:author="Александр" w:date="2023-11-15T16:21:00Z"/>
              <w:rFonts w:ascii="Times New Roman" w:hAnsi="Times New Roman" w:cs="Times New Roman"/>
              <w:sz w:val="28"/>
              <w:szCs w:val="28"/>
            </w:rPr>
          </w:rPrChange>
        </w:rPr>
        <w:pPrChange w:id="1409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410" w:author="Александр" w:date="2023-11-15T16:20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41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>Зарегистрироваться</w:t>
        </w:r>
      </w:ins>
      <w:ins w:id="1412" w:author="Александр" w:date="2023-11-15T16:2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41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, оставив </w:t>
        </w:r>
      </w:ins>
      <w:ins w:id="1414" w:author="Александр" w:date="2023-11-15T16:24:00Z">
        <w:r w:rsidR="00407DA7"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415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обязательные </w:t>
        </w:r>
      </w:ins>
      <w:ins w:id="1416" w:author="Александр" w:date="2023-11-15T16:2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41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поля пустыми</w:t>
        </w:r>
      </w:ins>
    </w:p>
    <w:p w:rsidR="00A35769" w:rsidRPr="00407DA7" w:rsidRDefault="00A35769" w:rsidP="00407DA7">
      <w:pPr>
        <w:pStyle w:val="a4"/>
        <w:numPr>
          <w:ilvl w:val="0"/>
          <w:numId w:val="19"/>
        </w:numPr>
        <w:spacing w:line="360" w:lineRule="auto"/>
        <w:rPr>
          <w:ins w:id="1418" w:author="Александр" w:date="2023-11-15T16:21:00Z"/>
          <w:rFonts w:ascii="Times New Roman" w:hAnsi="Times New Roman" w:cs="Times New Roman"/>
          <w:color w:val="0D0D0D" w:themeColor="text1" w:themeTint="F2"/>
          <w:sz w:val="28"/>
          <w:szCs w:val="28"/>
          <w:rPrChange w:id="1419" w:author="Александр" w:date="2023-11-15T16:27:00Z">
            <w:rPr>
              <w:ins w:id="1420" w:author="Александр" w:date="2023-11-15T16:21:00Z"/>
              <w:rFonts w:ascii="Times New Roman" w:hAnsi="Times New Roman" w:cs="Times New Roman"/>
              <w:sz w:val="28"/>
              <w:szCs w:val="28"/>
            </w:rPr>
          </w:rPrChange>
        </w:rPr>
        <w:pPrChange w:id="1421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422" w:author="Александр" w:date="2023-11-15T16:2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423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Нажать на кнопку «Регистрация»</w:t>
        </w:r>
      </w:ins>
    </w:p>
    <w:p w:rsidR="00A35769" w:rsidRPr="00407DA7" w:rsidRDefault="00407DA7" w:rsidP="00407DA7">
      <w:pPr>
        <w:spacing w:line="360" w:lineRule="auto"/>
        <w:ind w:left="708"/>
        <w:rPr>
          <w:ins w:id="1424" w:author="Александр" w:date="2023-11-15T16:21:00Z"/>
          <w:rFonts w:ascii="Times New Roman" w:hAnsi="Times New Roman" w:cs="Times New Roman"/>
          <w:color w:val="0D0D0D" w:themeColor="text1" w:themeTint="F2"/>
          <w:sz w:val="28"/>
          <w:szCs w:val="28"/>
          <w:rPrChange w:id="1425" w:author="Александр" w:date="2023-11-15T16:27:00Z">
            <w:rPr>
              <w:ins w:id="1426" w:author="Александр" w:date="2023-11-15T16:21:00Z"/>
            </w:rPr>
          </w:rPrChange>
        </w:rPr>
        <w:pPrChange w:id="1427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428" w:author="Александр" w:date="2023-11-15T16:2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429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Ожидаемый результат</w:t>
        </w:r>
      </w:ins>
      <w:ins w:id="1430" w:author="Александр" w:date="2023-11-15T16:22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43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 выделить все обязательные пустые поля красным цветом и вывести сообщения, что поля обязательные</w:t>
        </w:r>
      </w:ins>
    </w:p>
    <w:p w:rsidR="00A35769" w:rsidRPr="00407DA7" w:rsidRDefault="00A35769" w:rsidP="00407DA7">
      <w:pPr>
        <w:spacing w:line="360" w:lineRule="auto"/>
        <w:jc w:val="center"/>
        <w:rPr>
          <w:ins w:id="1432" w:author="Александр" w:date="2023-11-15T16:23:00Z"/>
          <w:rFonts w:ascii="Times New Roman" w:hAnsi="Times New Roman" w:cs="Times New Roman"/>
          <w:color w:val="0D0D0D" w:themeColor="text1" w:themeTint="F2"/>
          <w:sz w:val="28"/>
          <w:szCs w:val="28"/>
          <w:rPrChange w:id="1433" w:author="Александр" w:date="2023-11-15T16:27:00Z">
            <w:rPr>
              <w:ins w:id="1434" w:author="Александр" w:date="2023-11-15T16:23:00Z"/>
              <w:rFonts w:ascii="Times New Roman" w:hAnsi="Times New Roman" w:cs="Times New Roman"/>
              <w:sz w:val="28"/>
              <w:szCs w:val="28"/>
            </w:rPr>
          </w:rPrChange>
        </w:rPr>
        <w:pPrChange w:id="1435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436" w:author="Александр" w:date="2023-11-15T16:21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437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drawing>
            <wp:inline distT="0" distB="0" distL="0" distR="0" wp14:anchorId="2DAF2D89" wp14:editId="3472BBA9">
              <wp:extent cx="5940425" cy="7403465"/>
              <wp:effectExtent l="0" t="0" r="3175" b="6985"/>
              <wp:docPr id="26" name="Рисунок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7403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07DA7" w:rsidRPr="00407DA7" w:rsidRDefault="00407DA7" w:rsidP="00407DA7">
      <w:pPr>
        <w:spacing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rPrChange w:id="1438" w:author="Александр" w:date="2023-11-15T16:27:00Z">
            <w:rPr/>
          </w:rPrChange>
        </w:rPr>
        <w:pPrChange w:id="1439" w:author="Александр" w:date="2023-11-15T16:27:00Z">
          <w:pPr>
            <w:pStyle w:val="a4"/>
            <w:spacing w:line="360" w:lineRule="auto"/>
            <w:ind w:left="0"/>
          </w:pPr>
        </w:pPrChange>
      </w:pPr>
      <w:ins w:id="1440" w:author="Александр" w:date="2023-11-15T16:23:00Z">
        <w:r w:rsidRPr="00407DA7">
          <w:rPr>
            <w:rFonts w:ascii="Times New Roman" w:hAnsi="Times New Roman" w:cs="Times New Roman"/>
            <w:color w:val="0D0D0D" w:themeColor="text1" w:themeTint="F2"/>
            <w:sz w:val="28"/>
            <w:szCs w:val="28"/>
            <w:rPrChange w:id="1441" w:author="Александр" w:date="2023-11-15T16:2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Рисунок 18 – регистрация с пустыми полями</w:t>
        </w:r>
      </w:ins>
    </w:p>
    <w:sectPr w:rsidR="00407DA7" w:rsidRPr="00407DA7" w:rsidSect="00A14FC1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909B5"/>
    <w:multiLevelType w:val="hybridMultilevel"/>
    <w:tmpl w:val="EF7CFC42"/>
    <w:lvl w:ilvl="0" w:tplc="47BECB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3E0DFE"/>
    <w:multiLevelType w:val="hybridMultilevel"/>
    <w:tmpl w:val="84320586"/>
    <w:lvl w:ilvl="0" w:tplc="DB2479F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711067"/>
    <w:multiLevelType w:val="hybridMultilevel"/>
    <w:tmpl w:val="F4B8BFFA"/>
    <w:lvl w:ilvl="0" w:tplc="B9E4F44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9C2329"/>
    <w:multiLevelType w:val="hybridMultilevel"/>
    <w:tmpl w:val="F36E5AA8"/>
    <w:lvl w:ilvl="0" w:tplc="5BBCAC2A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3478F1"/>
    <w:multiLevelType w:val="multilevel"/>
    <w:tmpl w:val="E6943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97B3876"/>
    <w:multiLevelType w:val="hybridMultilevel"/>
    <w:tmpl w:val="A1E8E066"/>
    <w:lvl w:ilvl="0" w:tplc="35FA4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5D2666"/>
    <w:multiLevelType w:val="hybridMultilevel"/>
    <w:tmpl w:val="56CE813C"/>
    <w:lvl w:ilvl="0" w:tplc="9C526A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EA95FCA"/>
    <w:multiLevelType w:val="hybridMultilevel"/>
    <w:tmpl w:val="F36E5AA8"/>
    <w:lvl w:ilvl="0" w:tplc="5BBCAC2A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C5E3AE0"/>
    <w:multiLevelType w:val="hybridMultilevel"/>
    <w:tmpl w:val="10D07C02"/>
    <w:lvl w:ilvl="0" w:tplc="475E37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514EF0"/>
    <w:multiLevelType w:val="multilevel"/>
    <w:tmpl w:val="325084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10" w15:restartNumberingAfterBreak="0">
    <w:nsid w:val="45547459"/>
    <w:multiLevelType w:val="hybridMultilevel"/>
    <w:tmpl w:val="28EEB3A4"/>
    <w:lvl w:ilvl="0" w:tplc="5BC2A37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3273FB2"/>
    <w:multiLevelType w:val="hybridMultilevel"/>
    <w:tmpl w:val="A1E8E066"/>
    <w:lvl w:ilvl="0" w:tplc="35FA43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A15E18"/>
    <w:multiLevelType w:val="hybridMultilevel"/>
    <w:tmpl w:val="9E7EE244"/>
    <w:lvl w:ilvl="0" w:tplc="2F6A80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B37281"/>
    <w:multiLevelType w:val="hybridMultilevel"/>
    <w:tmpl w:val="9E7EE244"/>
    <w:lvl w:ilvl="0" w:tplc="2F6A80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343DCC"/>
    <w:multiLevelType w:val="hybridMultilevel"/>
    <w:tmpl w:val="74124C34"/>
    <w:lvl w:ilvl="0" w:tplc="FA2E7852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82850"/>
    <w:multiLevelType w:val="hybridMultilevel"/>
    <w:tmpl w:val="FFC0EC10"/>
    <w:lvl w:ilvl="0" w:tplc="FC4A51D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6B0852DE"/>
    <w:multiLevelType w:val="multilevel"/>
    <w:tmpl w:val="E6943E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C2D52F1"/>
    <w:multiLevelType w:val="hybridMultilevel"/>
    <w:tmpl w:val="9E7EE244"/>
    <w:lvl w:ilvl="0" w:tplc="2F6A80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9B2717E"/>
    <w:multiLevelType w:val="hybridMultilevel"/>
    <w:tmpl w:val="9E7EE244"/>
    <w:lvl w:ilvl="0" w:tplc="2F6A80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5"/>
  </w:num>
  <w:num w:numId="5">
    <w:abstractNumId w:val="9"/>
  </w:num>
  <w:num w:numId="6">
    <w:abstractNumId w:val="12"/>
  </w:num>
  <w:num w:numId="7">
    <w:abstractNumId w:val="2"/>
  </w:num>
  <w:num w:numId="8">
    <w:abstractNumId w:val="0"/>
  </w:num>
  <w:num w:numId="9">
    <w:abstractNumId w:val="8"/>
  </w:num>
  <w:num w:numId="10">
    <w:abstractNumId w:val="11"/>
  </w:num>
  <w:num w:numId="11">
    <w:abstractNumId w:val="6"/>
  </w:num>
  <w:num w:numId="12">
    <w:abstractNumId w:val="15"/>
  </w:num>
  <w:num w:numId="13">
    <w:abstractNumId w:val="10"/>
  </w:num>
  <w:num w:numId="14">
    <w:abstractNumId w:val="13"/>
  </w:num>
  <w:num w:numId="15">
    <w:abstractNumId w:val="18"/>
  </w:num>
  <w:num w:numId="16">
    <w:abstractNumId w:val="17"/>
  </w:num>
  <w:num w:numId="17">
    <w:abstractNumId w:val="14"/>
  </w:num>
  <w:num w:numId="18">
    <w:abstractNumId w:val="16"/>
  </w:num>
  <w:num w:numId="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Александр">
    <w15:presenceInfo w15:providerId="Windows Live" w15:userId="5aa9f307d9ead8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09F"/>
    <w:rsid w:val="000270E2"/>
    <w:rsid w:val="001C009F"/>
    <w:rsid w:val="002A5036"/>
    <w:rsid w:val="00407DA7"/>
    <w:rsid w:val="00464B8F"/>
    <w:rsid w:val="006D440F"/>
    <w:rsid w:val="0074085D"/>
    <w:rsid w:val="008216E1"/>
    <w:rsid w:val="00947AB3"/>
    <w:rsid w:val="0098136A"/>
    <w:rsid w:val="00A14FC1"/>
    <w:rsid w:val="00A35769"/>
    <w:rsid w:val="00AA6E9C"/>
    <w:rsid w:val="00C55B7A"/>
    <w:rsid w:val="00CB1BAB"/>
    <w:rsid w:val="00DE0C0E"/>
    <w:rsid w:val="00E8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F62C5"/>
  <w15:chartTrackingRefBased/>
  <w15:docId w15:val="{58DF0C53-9DB2-42AA-97CB-7895E3EBE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5769"/>
  </w:style>
  <w:style w:type="paragraph" w:styleId="1">
    <w:name w:val="heading 1"/>
    <w:basedOn w:val="a"/>
    <w:next w:val="a"/>
    <w:link w:val="10"/>
    <w:uiPriority w:val="9"/>
    <w:qFormat/>
    <w:rsid w:val="00A14F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7D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A14FC1"/>
    <w:pPr>
      <w:suppressAutoHyphens/>
      <w:autoSpaceDN w:val="0"/>
      <w:spacing w:before="280" w:after="28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val="en-US" w:eastAsia="zh-CN" w:bidi="hi-IN"/>
    </w:rPr>
  </w:style>
  <w:style w:type="character" w:customStyle="1" w:styleId="normaltextrun">
    <w:name w:val="normaltextrun"/>
    <w:basedOn w:val="a0"/>
    <w:rsid w:val="00A14FC1"/>
  </w:style>
  <w:style w:type="character" w:customStyle="1" w:styleId="eop">
    <w:name w:val="eop"/>
    <w:basedOn w:val="a0"/>
    <w:rsid w:val="00A14FC1"/>
  </w:style>
  <w:style w:type="paragraph" w:customStyle="1" w:styleId="Standard">
    <w:name w:val="Standard"/>
    <w:rsid w:val="00A14FC1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val="en-US"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14F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4FC1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A14FC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14FC1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E0C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E0C0E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407D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07DA7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407D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1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FEE64-0C7C-460E-AD7C-629AA0018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25</Pages>
  <Words>1243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</cp:revision>
  <dcterms:created xsi:type="dcterms:W3CDTF">2023-11-15T08:19:00Z</dcterms:created>
  <dcterms:modified xsi:type="dcterms:W3CDTF">2023-11-15T11:30:00Z</dcterms:modified>
</cp:coreProperties>
</file>